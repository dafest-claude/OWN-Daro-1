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1785"/>
        <w:gridCol w:w="1048"/>
        <w:gridCol w:w="1466"/>
        <w:gridCol w:w="1751"/>
        <w:gridCol w:w="1381"/>
        <w:gridCol w:w="220"/>
        <w:gridCol w:w="554"/>
        <w:gridCol w:w="694"/>
        <w:gridCol w:w="651"/>
      </w:tblGrid>
      <w:tr w:rsidR="00A40655" w:rsidRPr="00A438BA" w14:paraId="70FE2638" w14:textId="77777777" w:rsidTr="001F2EB2">
        <w:trPr>
          <w:trHeight w:val="7946"/>
        </w:trPr>
        <w:tc>
          <w:tcPr>
            <w:tcW w:w="10210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692D5D" w14:textId="77777777" w:rsidR="00A40655" w:rsidRPr="00A438BA" w:rsidRDefault="00A40655" w:rsidP="001F2EB2">
            <w:pPr>
              <w:rPr>
                <w:rFonts w:ascii="Arial" w:hAnsi="Arial"/>
                <w:sz w:val="22"/>
              </w:rPr>
            </w:pPr>
          </w:p>
        </w:tc>
      </w:tr>
      <w:tr w:rsidR="00A40655" w:rsidRPr="00A438BA" w14:paraId="1F3556A8" w14:textId="77777777" w:rsidTr="008B7300">
        <w:trPr>
          <w:cantSplit/>
          <w:trHeight w:val="227"/>
        </w:trPr>
        <w:tc>
          <w:tcPr>
            <w:tcW w:w="660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vAlign w:val="center"/>
          </w:tcPr>
          <w:p w14:paraId="610D1F96" w14:textId="77777777" w:rsidR="00A40655" w:rsidRPr="00A438BA" w:rsidRDefault="00A40655" w:rsidP="001F2EB2">
            <w:pPr>
              <w:jc w:val="center"/>
              <w:rPr>
                <w:rFonts w:ascii="Arial" w:hAnsi="Arial"/>
              </w:rPr>
            </w:pPr>
          </w:p>
        </w:tc>
        <w:tc>
          <w:tcPr>
            <w:tcW w:w="6050" w:type="dxa"/>
            <w:gridSpan w:val="4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81B766" w14:textId="77777777" w:rsidR="00A40655" w:rsidRPr="00A438BA" w:rsidRDefault="00A40655" w:rsidP="001F2EB2">
            <w:pPr>
              <w:rPr>
                <w:rFonts w:ascii="Arial" w:hAnsi="Arial"/>
              </w:rPr>
            </w:pPr>
          </w:p>
        </w:tc>
        <w:tc>
          <w:tcPr>
            <w:tcW w:w="1381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65B233" w14:textId="77777777" w:rsidR="00A40655" w:rsidRPr="00A438BA" w:rsidRDefault="00A40655" w:rsidP="001F2EB2">
            <w:pPr>
              <w:jc w:val="center"/>
              <w:rPr>
                <w:rFonts w:ascii="Arial" w:hAnsi="Arial"/>
              </w:rPr>
            </w:pPr>
          </w:p>
        </w:tc>
        <w:tc>
          <w:tcPr>
            <w:tcW w:w="774" w:type="dxa"/>
            <w:gridSpan w:val="2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7228D0" w14:textId="77777777" w:rsidR="00A40655" w:rsidRPr="00A438BA" w:rsidRDefault="00A40655" w:rsidP="001F2EB2">
            <w:pPr>
              <w:jc w:val="center"/>
              <w:rPr>
                <w:rFonts w:ascii="Arial" w:hAnsi="Arial"/>
              </w:rPr>
            </w:pPr>
          </w:p>
        </w:tc>
        <w:tc>
          <w:tcPr>
            <w:tcW w:w="694" w:type="dxa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94AF0B" w14:textId="77777777" w:rsidR="00A40655" w:rsidRPr="00A438BA" w:rsidRDefault="00A40655" w:rsidP="001F2EB2">
            <w:pPr>
              <w:jc w:val="center"/>
              <w:rPr>
                <w:rFonts w:ascii="Arial" w:hAnsi="Arial"/>
              </w:rPr>
            </w:pPr>
          </w:p>
        </w:tc>
        <w:tc>
          <w:tcPr>
            <w:tcW w:w="651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4F0C2006" w14:textId="77777777" w:rsidR="00A40655" w:rsidRPr="00A438BA" w:rsidRDefault="00A40655" w:rsidP="001F2EB2">
            <w:pPr>
              <w:jc w:val="center"/>
              <w:rPr>
                <w:rFonts w:ascii="Arial" w:hAnsi="Arial"/>
              </w:rPr>
            </w:pPr>
          </w:p>
        </w:tc>
      </w:tr>
      <w:tr w:rsidR="00A40655" w:rsidRPr="00A438BA" w14:paraId="0ACB296F" w14:textId="77777777" w:rsidTr="008B7300">
        <w:trPr>
          <w:cantSplit/>
          <w:trHeight w:val="227"/>
        </w:trPr>
        <w:tc>
          <w:tcPr>
            <w:tcW w:w="660" w:type="dxa"/>
            <w:tcBorders>
              <w:left w:val="single" w:sz="18" w:space="0" w:color="auto"/>
              <w:right w:val="single" w:sz="12" w:space="0" w:color="auto"/>
            </w:tcBorders>
            <w:vAlign w:val="center"/>
          </w:tcPr>
          <w:p w14:paraId="5C4A21A7" w14:textId="27AD8C93" w:rsidR="00A40655" w:rsidRPr="00A438BA" w:rsidRDefault="002D64A1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605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F9ED78" w14:textId="0D6F7870" w:rsidR="00A40655" w:rsidRPr="00A438BA" w:rsidRDefault="002D64A1" w:rsidP="001F2EB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PARA LICITACIÓN</w:t>
            </w:r>
          </w:p>
        </w:tc>
        <w:tc>
          <w:tcPr>
            <w:tcW w:w="13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17DA5A" w14:textId="57AC98DA" w:rsidR="00A40655" w:rsidRPr="00A438BA" w:rsidRDefault="002D64A1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07-08-2026</w:t>
            </w:r>
          </w:p>
        </w:tc>
        <w:tc>
          <w:tcPr>
            <w:tcW w:w="77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08CA8" w14:textId="3137E870" w:rsidR="00A40655" w:rsidRPr="00A438BA" w:rsidRDefault="002D64A1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IPS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C0DA55" w14:textId="46527B51" w:rsidR="00A40655" w:rsidRPr="00A438BA" w:rsidRDefault="002D64A1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EGN</w:t>
            </w:r>
          </w:p>
        </w:tc>
        <w:tc>
          <w:tcPr>
            <w:tcW w:w="651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5B84A56D" w14:textId="5266FE16" w:rsidR="00A40655" w:rsidRPr="00A438BA" w:rsidRDefault="002D64A1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AZA</w:t>
            </w:r>
          </w:p>
        </w:tc>
      </w:tr>
      <w:tr w:rsidR="00A40655" w:rsidRPr="00A438BA" w14:paraId="42F57571" w14:textId="77777777" w:rsidTr="008B7300">
        <w:trPr>
          <w:cantSplit/>
          <w:trHeight w:val="227"/>
        </w:trPr>
        <w:tc>
          <w:tcPr>
            <w:tcW w:w="660" w:type="dxa"/>
            <w:tcBorders>
              <w:left w:val="single" w:sz="18" w:space="0" w:color="auto"/>
              <w:right w:val="single" w:sz="12" w:space="0" w:color="auto"/>
            </w:tcBorders>
            <w:vAlign w:val="center"/>
          </w:tcPr>
          <w:p w14:paraId="2F012AD7" w14:textId="74479DA3" w:rsidR="00A40655" w:rsidRPr="00A438BA" w:rsidRDefault="00E91C18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605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D557B1" w14:textId="134BDEE5" w:rsidR="00A40655" w:rsidRPr="00A438BA" w:rsidRDefault="00E91C18" w:rsidP="001F2EB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PARA LICITACIÓN</w:t>
            </w:r>
          </w:p>
        </w:tc>
        <w:tc>
          <w:tcPr>
            <w:tcW w:w="13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91F61F" w14:textId="0297FDDF" w:rsidR="00A40655" w:rsidRPr="00A438BA" w:rsidRDefault="00E91C18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  <w:r w:rsidR="00D53A47">
              <w:rPr>
                <w:rFonts w:ascii="Arial" w:hAnsi="Arial"/>
              </w:rPr>
              <w:t>5</w:t>
            </w:r>
            <w:r>
              <w:rPr>
                <w:rFonts w:ascii="Arial" w:hAnsi="Arial"/>
              </w:rPr>
              <w:t>-04-2026</w:t>
            </w:r>
          </w:p>
        </w:tc>
        <w:tc>
          <w:tcPr>
            <w:tcW w:w="77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9BCE6B" w14:textId="32375106" w:rsidR="00A40655" w:rsidRPr="00A438BA" w:rsidRDefault="00E91C18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RRR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4A9976" w14:textId="77EFD876" w:rsidR="00A40655" w:rsidRPr="00A438BA" w:rsidRDefault="00E91C18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EGN</w:t>
            </w:r>
          </w:p>
        </w:tc>
        <w:tc>
          <w:tcPr>
            <w:tcW w:w="651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0FEE45B9" w14:textId="4FB0498C" w:rsidR="00A40655" w:rsidRPr="00A438BA" w:rsidRDefault="00E91C18" w:rsidP="001F2EB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AZA</w:t>
            </w:r>
          </w:p>
        </w:tc>
      </w:tr>
      <w:tr w:rsidR="008B7300" w:rsidRPr="00A438BA" w14:paraId="3E38D0A0" w14:textId="77777777" w:rsidTr="008B7300">
        <w:trPr>
          <w:cantSplit/>
          <w:trHeight w:val="227"/>
        </w:trPr>
        <w:tc>
          <w:tcPr>
            <w:tcW w:w="660" w:type="dxa"/>
            <w:tcBorders>
              <w:left w:val="single" w:sz="18" w:space="0" w:color="auto"/>
              <w:right w:val="single" w:sz="12" w:space="0" w:color="auto"/>
            </w:tcBorders>
            <w:vAlign w:val="center"/>
          </w:tcPr>
          <w:p w14:paraId="5DA74278" w14:textId="16D0AABF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</w:t>
            </w:r>
          </w:p>
        </w:tc>
        <w:tc>
          <w:tcPr>
            <w:tcW w:w="6050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ADEE4D" w14:textId="5434545E" w:rsidR="008B7300" w:rsidRPr="00A438BA" w:rsidRDefault="008B7300" w:rsidP="008B7300">
            <w:pPr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</w:rPr>
              <w:t>PARA APROBACIÓN</w:t>
            </w:r>
          </w:p>
        </w:tc>
        <w:tc>
          <w:tcPr>
            <w:tcW w:w="13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9BF1B7" w14:textId="0BB79A23" w:rsidR="008B7300" w:rsidRPr="00A438BA" w:rsidRDefault="002575F3" w:rsidP="008B730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03</w:t>
            </w:r>
            <w:r w:rsidR="008B7300">
              <w:rPr>
                <w:rFonts w:ascii="Arial" w:hAnsi="Arial"/>
              </w:rPr>
              <w:t>-0</w:t>
            </w:r>
            <w:r>
              <w:rPr>
                <w:rFonts w:ascii="Arial" w:hAnsi="Arial"/>
              </w:rPr>
              <w:t>2</w:t>
            </w:r>
            <w:r w:rsidR="008B7300">
              <w:rPr>
                <w:rFonts w:ascii="Arial" w:hAnsi="Arial"/>
              </w:rPr>
              <w:t>-2026</w:t>
            </w:r>
          </w:p>
        </w:tc>
        <w:tc>
          <w:tcPr>
            <w:tcW w:w="77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94C921" w14:textId="1FDD82A8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RRR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F4D40C" w14:textId="0864764A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EGN</w:t>
            </w:r>
          </w:p>
        </w:tc>
        <w:tc>
          <w:tcPr>
            <w:tcW w:w="651" w:type="dxa"/>
            <w:tcBorders>
              <w:left w:val="single" w:sz="12" w:space="0" w:color="auto"/>
              <w:right w:val="single" w:sz="18" w:space="0" w:color="auto"/>
            </w:tcBorders>
            <w:vAlign w:val="center"/>
          </w:tcPr>
          <w:p w14:paraId="6577C120" w14:textId="318AD0B3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AZA</w:t>
            </w:r>
          </w:p>
        </w:tc>
      </w:tr>
      <w:tr w:rsidR="008B7300" w:rsidRPr="00A438BA" w14:paraId="30F9D4EA" w14:textId="77777777" w:rsidTr="008B7300">
        <w:trPr>
          <w:cantSplit/>
          <w:trHeight w:val="227"/>
        </w:trPr>
        <w:tc>
          <w:tcPr>
            <w:tcW w:w="660" w:type="dxa"/>
            <w:tcBorders>
              <w:left w:val="single" w:sz="18" w:space="0" w:color="auto"/>
              <w:bottom w:val="nil"/>
              <w:right w:val="single" w:sz="12" w:space="0" w:color="auto"/>
            </w:tcBorders>
            <w:vAlign w:val="center"/>
          </w:tcPr>
          <w:p w14:paraId="24A86876" w14:textId="77777777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 w:rsidRPr="00A438BA">
              <w:rPr>
                <w:rFonts w:ascii="Arial" w:hAnsi="Arial"/>
              </w:rPr>
              <w:t>A</w:t>
            </w:r>
          </w:p>
        </w:tc>
        <w:tc>
          <w:tcPr>
            <w:tcW w:w="6050" w:type="dxa"/>
            <w:gridSpan w:val="4"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BBC44A4" w14:textId="77777777" w:rsidR="008B7300" w:rsidRPr="00A438BA" w:rsidRDefault="008B7300" w:rsidP="008B7300">
            <w:pPr>
              <w:rPr>
                <w:rFonts w:ascii="Arial" w:hAnsi="Arial"/>
              </w:rPr>
            </w:pPr>
            <w:r w:rsidRPr="00A438BA">
              <w:rPr>
                <w:rFonts w:ascii="Arial" w:hAnsi="Arial"/>
              </w:rPr>
              <w:t>PARA APROBACIÓN</w:t>
            </w:r>
          </w:p>
        </w:tc>
        <w:tc>
          <w:tcPr>
            <w:tcW w:w="1381" w:type="dxa"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A23640" w14:textId="1A8D43E8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 w:rsidRPr="00A438BA">
              <w:rPr>
                <w:rFonts w:ascii="Arial" w:hAnsi="Arial"/>
              </w:rPr>
              <w:t>06-10-2025</w:t>
            </w:r>
          </w:p>
        </w:tc>
        <w:tc>
          <w:tcPr>
            <w:tcW w:w="774" w:type="dxa"/>
            <w:gridSpan w:val="2"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A07F3AA" w14:textId="77777777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 w:rsidRPr="00A438BA">
              <w:rPr>
                <w:rFonts w:ascii="Arial" w:hAnsi="Arial"/>
              </w:rPr>
              <w:t>RRR</w:t>
            </w:r>
          </w:p>
        </w:tc>
        <w:tc>
          <w:tcPr>
            <w:tcW w:w="694" w:type="dxa"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E1BA65B" w14:textId="77777777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 w:rsidRPr="00A438BA">
              <w:rPr>
                <w:rFonts w:ascii="Arial" w:hAnsi="Arial"/>
              </w:rPr>
              <w:t>EGN</w:t>
            </w:r>
          </w:p>
        </w:tc>
        <w:tc>
          <w:tcPr>
            <w:tcW w:w="651" w:type="dxa"/>
            <w:tcBorders>
              <w:left w:val="single" w:sz="12" w:space="0" w:color="auto"/>
              <w:bottom w:val="nil"/>
              <w:right w:val="single" w:sz="18" w:space="0" w:color="auto"/>
            </w:tcBorders>
            <w:vAlign w:val="center"/>
          </w:tcPr>
          <w:p w14:paraId="05C9FCF4" w14:textId="77777777" w:rsidR="008B7300" w:rsidRPr="00A438BA" w:rsidRDefault="008B7300" w:rsidP="008B7300">
            <w:pPr>
              <w:jc w:val="center"/>
              <w:rPr>
                <w:rFonts w:ascii="Arial" w:hAnsi="Arial"/>
              </w:rPr>
            </w:pPr>
            <w:r w:rsidRPr="00A438BA">
              <w:rPr>
                <w:rFonts w:ascii="Arial" w:hAnsi="Arial"/>
              </w:rPr>
              <w:t>AZA</w:t>
            </w:r>
          </w:p>
        </w:tc>
      </w:tr>
      <w:tr w:rsidR="008B7300" w:rsidRPr="00A438BA" w14:paraId="1D339451" w14:textId="77777777" w:rsidTr="008B7300">
        <w:trPr>
          <w:cantSplit/>
          <w:trHeight w:val="57"/>
        </w:trPr>
        <w:tc>
          <w:tcPr>
            <w:tcW w:w="660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7B69D84A" w14:textId="77777777" w:rsidR="008B7300" w:rsidRPr="00A438BA" w:rsidRDefault="008B7300" w:rsidP="008B7300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REV.</w:t>
            </w:r>
          </w:p>
        </w:tc>
        <w:tc>
          <w:tcPr>
            <w:tcW w:w="6050" w:type="dxa"/>
            <w:gridSpan w:val="4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69B936F" w14:textId="77777777" w:rsidR="008B7300" w:rsidRPr="00A438BA" w:rsidRDefault="008B7300" w:rsidP="008B7300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DESCRIPCION</w:t>
            </w:r>
          </w:p>
        </w:tc>
        <w:tc>
          <w:tcPr>
            <w:tcW w:w="138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3973C93D" w14:textId="77777777" w:rsidR="008B7300" w:rsidRPr="00A438BA" w:rsidRDefault="008B7300" w:rsidP="008B7300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FECHA</w:t>
            </w:r>
          </w:p>
        </w:tc>
        <w:tc>
          <w:tcPr>
            <w:tcW w:w="774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29FC00AE" w14:textId="77777777" w:rsidR="008B7300" w:rsidRPr="00A438BA" w:rsidRDefault="008B7300" w:rsidP="008B7300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EJE.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43B2CCAE" w14:textId="77777777" w:rsidR="008B7300" w:rsidRPr="00A438BA" w:rsidRDefault="008B7300" w:rsidP="008B7300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REV.</w:t>
            </w:r>
          </w:p>
        </w:tc>
        <w:tc>
          <w:tcPr>
            <w:tcW w:w="65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631544" w14:textId="77777777" w:rsidR="008B7300" w:rsidRPr="00A438BA" w:rsidRDefault="008B7300" w:rsidP="008B7300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APR.</w:t>
            </w:r>
          </w:p>
        </w:tc>
      </w:tr>
      <w:tr w:rsidR="008B7300" w:rsidRPr="005F35FD" w14:paraId="2F5C0E75" w14:textId="77777777" w:rsidTr="008B7300">
        <w:trPr>
          <w:cantSplit/>
          <w:trHeight w:val="1475"/>
        </w:trPr>
        <w:tc>
          <w:tcPr>
            <w:tcW w:w="495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ECDAD42" w14:textId="77777777" w:rsidR="008B7300" w:rsidRPr="00A438BA" w:rsidRDefault="008B7300" w:rsidP="008B7300">
            <w:pPr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 w:cs="Arial"/>
                <w:noProof/>
              </w:rPr>
              <w:drawing>
                <wp:inline distT="0" distB="0" distL="0" distR="0" wp14:anchorId="54225260" wp14:editId="67F9756C">
                  <wp:extent cx="1416685" cy="735352"/>
                  <wp:effectExtent l="0" t="0" r="0" b="0"/>
                  <wp:docPr id="3" name="Imagen 3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Logotip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2" t="6304" r="-742" b="20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735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1" w:type="dxa"/>
            <w:gridSpan w:val="6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37CA1E8" w14:textId="668AD214" w:rsidR="008B7300" w:rsidRPr="000564A8" w:rsidRDefault="008B7300" w:rsidP="008B7300">
            <w:pPr>
              <w:jc w:val="right"/>
              <w:rPr>
                <w:rFonts w:ascii="Arial" w:hAnsi="Arial"/>
                <w:sz w:val="16"/>
                <w:szCs w:val="16"/>
                <w:lang w:val="en-US"/>
              </w:rPr>
            </w:pPr>
            <w:r w:rsidRPr="000564A8">
              <w:rPr>
                <w:rFonts w:ascii="Arial" w:hAnsi="Arial"/>
                <w:lang w:val="en-US"/>
              </w:rPr>
              <w:t xml:space="preserve">AESA N°: </w:t>
            </w:r>
            <w:r w:rsidRPr="000564A8">
              <w:rPr>
                <w:rFonts w:ascii="Arial" w:hAnsi="Arial" w:cs="Arial"/>
                <w:lang w:val="en-US"/>
              </w:rPr>
              <w:t>5155-00-0000-IG-IN-ET-002</w:t>
            </w:r>
            <w:r w:rsidRPr="000564A8">
              <w:rPr>
                <w:rFonts w:ascii="Arial" w:hAnsi="Arial"/>
                <w:lang w:val="en-US"/>
              </w:rPr>
              <w:t xml:space="preserve"> </w:t>
            </w:r>
          </w:p>
        </w:tc>
      </w:tr>
      <w:tr w:rsidR="008B7300" w:rsidRPr="00A438BA" w14:paraId="54A1BEA5" w14:textId="77777777" w:rsidTr="008B7300">
        <w:trPr>
          <w:cantSplit/>
          <w:trHeight w:val="450"/>
        </w:trPr>
        <w:tc>
          <w:tcPr>
            <w:tcW w:w="3493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9A37BC9" w14:textId="77777777" w:rsidR="008B7300" w:rsidRPr="000564A8" w:rsidRDefault="008B7300" w:rsidP="008B7300">
            <w:pPr>
              <w:jc w:val="center"/>
              <w:rPr>
                <w:lang w:val="en-US"/>
              </w:rPr>
            </w:pPr>
          </w:p>
          <w:p w14:paraId="0FD0D3B2" w14:textId="77777777" w:rsidR="008B7300" w:rsidRPr="00A438BA" w:rsidRDefault="008B7300" w:rsidP="008B7300">
            <w:pPr>
              <w:jc w:val="center"/>
              <w:rPr>
                <w:rFonts w:ascii="Arial" w:hAnsi="Arial"/>
                <w:sz w:val="22"/>
              </w:rPr>
            </w:pPr>
            <w:r w:rsidRPr="00A438BA">
              <w:rPr>
                <w:rFonts w:ascii="Arial" w:hAnsi="Arial"/>
                <w:noProof/>
                <w:sz w:val="22"/>
                <w:lang w:eastAsia="es-AR"/>
              </w:rPr>
              <w:drawing>
                <wp:inline distT="0" distB="0" distL="0" distR="0" wp14:anchorId="12DBC75F" wp14:editId="147C3B84">
                  <wp:extent cx="1934210" cy="693420"/>
                  <wp:effectExtent l="0" t="0" r="0" b="0"/>
                  <wp:docPr id="1" name="Picture 1" descr="ISOLOGOPLUSPETRO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SOLOGOPLUSPETRO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21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7" w:type="dxa"/>
            <w:gridSpan w:val="7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95608F0" w14:textId="77777777" w:rsidR="008B7300" w:rsidRPr="00A438BA" w:rsidRDefault="008B7300" w:rsidP="008B730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438BA">
              <w:rPr>
                <w:rFonts w:ascii="Arial" w:hAnsi="Arial" w:cs="Arial"/>
                <w:sz w:val="18"/>
                <w:szCs w:val="18"/>
              </w:rPr>
              <w:t>PROYECTO:</w:t>
            </w:r>
            <w:r w:rsidRPr="00A438BA">
              <w:rPr>
                <w:rFonts w:ascii="Arial" w:hAnsi="Arial" w:cs="Arial"/>
                <w:b/>
                <w:sz w:val="18"/>
                <w:szCs w:val="18"/>
              </w:rPr>
              <w:t xml:space="preserve"> LA CALERA CPF2 – FASE 2</w:t>
            </w:r>
          </w:p>
        </w:tc>
      </w:tr>
      <w:tr w:rsidR="008B7300" w:rsidRPr="00A438BA" w14:paraId="2203CFF2" w14:textId="77777777" w:rsidTr="008B7300">
        <w:trPr>
          <w:cantSplit/>
          <w:trHeight w:val="450"/>
        </w:trPr>
        <w:tc>
          <w:tcPr>
            <w:tcW w:w="3493" w:type="dxa"/>
            <w:gridSpan w:val="3"/>
            <w:vMerge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C1BA984" w14:textId="77777777" w:rsidR="008B7300" w:rsidRPr="00A438BA" w:rsidRDefault="008B7300" w:rsidP="008B7300">
            <w:pPr>
              <w:jc w:val="center"/>
            </w:pPr>
          </w:p>
        </w:tc>
        <w:tc>
          <w:tcPr>
            <w:tcW w:w="6717" w:type="dxa"/>
            <w:gridSpan w:val="7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C43042C" w14:textId="77777777" w:rsidR="008B7300" w:rsidRPr="00A438BA" w:rsidRDefault="008B7300" w:rsidP="008B7300">
            <w:pPr>
              <w:rPr>
                <w:rFonts w:ascii="Arial" w:hAnsi="Arial" w:cs="Arial"/>
                <w:sz w:val="18"/>
                <w:szCs w:val="18"/>
              </w:rPr>
            </w:pPr>
            <w:r w:rsidRPr="00A438BA">
              <w:rPr>
                <w:rFonts w:ascii="Arial" w:hAnsi="Arial" w:cs="Arial"/>
                <w:sz w:val="18"/>
                <w:szCs w:val="18"/>
              </w:rPr>
              <w:t>FASE:</w:t>
            </w:r>
            <w:r w:rsidRPr="00A438BA">
              <w:rPr>
                <w:rFonts w:ascii="Arial" w:hAnsi="Arial" w:cs="Arial"/>
                <w:b/>
                <w:sz w:val="18"/>
                <w:szCs w:val="18"/>
              </w:rPr>
              <w:t xml:space="preserve"> INGENIERÍA DE DETALLE</w:t>
            </w:r>
          </w:p>
        </w:tc>
      </w:tr>
      <w:tr w:rsidR="008B7300" w:rsidRPr="00A438BA" w14:paraId="6B845CA9" w14:textId="77777777" w:rsidTr="008B7300">
        <w:trPr>
          <w:cantSplit/>
          <w:trHeight w:val="253"/>
        </w:trPr>
        <w:tc>
          <w:tcPr>
            <w:tcW w:w="3493" w:type="dxa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74D4717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  <w:tc>
          <w:tcPr>
            <w:tcW w:w="6717" w:type="dxa"/>
            <w:gridSpan w:val="7"/>
            <w:vMerge w:val="restart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3AACFE78" w14:textId="77777777" w:rsidR="008B7300" w:rsidRPr="00A438BA" w:rsidRDefault="008B7300" w:rsidP="008B7300">
            <w:pPr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  <w:sz w:val="18"/>
              </w:rPr>
              <w:t>TITULO:</w:t>
            </w:r>
          </w:p>
          <w:p w14:paraId="19AB1584" w14:textId="77777777" w:rsidR="008B7300" w:rsidRPr="00A438BA" w:rsidRDefault="008B7300" w:rsidP="008B7300">
            <w:pPr>
              <w:rPr>
                <w:rFonts w:ascii="Arial" w:hAnsi="Arial"/>
                <w:sz w:val="18"/>
              </w:rPr>
            </w:pPr>
          </w:p>
          <w:p w14:paraId="53652D36" w14:textId="656B3D67" w:rsidR="008B7300" w:rsidRPr="00A438BA" w:rsidRDefault="008B7300" w:rsidP="008B7300">
            <w:pPr>
              <w:jc w:val="center"/>
              <w:rPr>
                <w:rFonts w:ascii="Arial" w:hAnsi="Arial" w:cs="Arial"/>
                <w:sz w:val="16"/>
                <w:szCs w:val="16"/>
                <w:lang w:eastAsia="es-AR"/>
              </w:rPr>
            </w:pPr>
            <w:r w:rsidRPr="00A438BA">
              <w:rPr>
                <w:rFonts w:ascii="Arial" w:hAnsi="Arial"/>
                <w:b/>
                <w:sz w:val="28"/>
              </w:rPr>
              <w:t>ESPECIFICACIÓN TÉCNICA SISTEMA DE SEGURIDAD SIS</w:t>
            </w:r>
          </w:p>
        </w:tc>
      </w:tr>
      <w:tr w:rsidR="008B7300" w:rsidRPr="00A438BA" w14:paraId="45D01907" w14:textId="77777777" w:rsidTr="008B7300">
        <w:trPr>
          <w:cantSplit/>
          <w:trHeight w:val="253"/>
        </w:trPr>
        <w:tc>
          <w:tcPr>
            <w:tcW w:w="3493" w:type="dxa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FE3BCC0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  <w:tc>
          <w:tcPr>
            <w:tcW w:w="6717" w:type="dxa"/>
            <w:gridSpan w:val="7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ECCE73E" w14:textId="77777777" w:rsidR="008B7300" w:rsidRPr="00A438BA" w:rsidRDefault="008B7300" w:rsidP="008B7300">
            <w:pPr>
              <w:jc w:val="center"/>
              <w:rPr>
                <w:rFonts w:ascii="Arial" w:hAnsi="Arial"/>
                <w:sz w:val="24"/>
              </w:rPr>
            </w:pPr>
          </w:p>
        </w:tc>
      </w:tr>
      <w:tr w:rsidR="008B7300" w:rsidRPr="00A438BA" w14:paraId="6E599A92" w14:textId="77777777" w:rsidTr="008B7300">
        <w:trPr>
          <w:cantSplit/>
          <w:trHeight w:val="315"/>
        </w:trPr>
        <w:tc>
          <w:tcPr>
            <w:tcW w:w="3493" w:type="dxa"/>
            <w:gridSpan w:val="3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5B5D03C6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  <w:tc>
          <w:tcPr>
            <w:tcW w:w="6717" w:type="dxa"/>
            <w:gridSpan w:val="7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A66A1CB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</w:tr>
      <w:tr w:rsidR="008B7300" w:rsidRPr="00A438BA" w14:paraId="2F2825FD" w14:textId="77777777" w:rsidTr="008B7300">
        <w:trPr>
          <w:cantSplit/>
          <w:trHeight w:val="420"/>
        </w:trPr>
        <w:tc>
          <w:tcPr>
            <w:tcW w:w="3493" w:type="dxa"/>
            <w:gridSpan w:val="3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8BCB38" w14:textId="77777777" w:rsidR="008B7300" w:rsidRPr="00A438BA" w:rsidRDefault="008B7300" w:rsidP="008B7300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A438BA">
              <w:rPr>
                <w:rFonts w:ascii="Arial" w:hAnsi="Arial" w:cs="Arial"/>
                <w:b/>
                <w:bCs/>
                <w:sz w:val="18"/>
              </w:rPr>
              <w:t xml:space="preserve">FACILITIES ENGINEERING &amp; </w:t>
            </w:r>
          </w:p>
          <w:p w14:paraId="54003108" w14:textId="77777777" w:rsidR="008B7300" w:rsidRPr="00A438BA" w:rsidRDefault="008B7300" w:rsidP="008B7300">
            <w:pPr>
              <w:jc w:val="center"/>
              <w:rPr>
                <w:rFonts w:ascii="Arial" w:hAnsi="Arial"/>
                <w:b/>
              </w:rPr>
            </w:pPr>
            <w:r w:rsidRPr="00A438BA">
              <w:rPr>
                <w:rFonts w:ascii="Arial" w:hAnsi="Arial" w:cs="Arial"/>
                <w:b/>
                <w:bCs/>
                <w:sz w:val="18"/>
              </w:rPr>
              <w:t>MAJOR PROJECTS</w:t>
            </w:r>
          </w:p>
        </w:tc>
        <w:tc>
          <w:tcPr>
            <w:tcW w:w="6717" w:type="dxa"/>
            <w:gridSpan w:val="7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665EC54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</w:tr>
      <w:tr w:rsidR="008B7300" w:rsidRPr="00A438BA" w14:paraId="164020DA" w14:textId="77777777" w:rsidTr="008B7300">
        <w:trPr>
          <w:cantSplit/>
          <w:trHeight w:val="618"/>
        </w:trPr>
        <w:tc>
          <w:tcPr>
            <w:tcW w:w="2445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461BB9" w14:textId="77777777" w:rsidR="008B7300" w:rsidRPr="00A438BA" w:rsidRDefault="008B7300" w:rsidP="008B7300">
            <w:pPr>
              <w:jc w:val="both"/>
              <w:rPr>
                <w:rFonts w:ascii="Arial" w:hAnsi="Arial"/>
                <w:sz w:val="16"/>
                <w:szCs w:val="16"/>
              </w:rPr>
            </w:pPr>
            <w:r w:rsidRPr="00A438BA">
              <w:rPr>
                <w:rFonts w:ascii="Arial" w:hAnsi="Arial"/>
                <w:sz w:val="16"/>
                <w:szCs w:val="16"/>
              </w:rPr>
              <w:t>Toda la información contenida en la presente documentación es confidencial y de propiedad de Pluspetrol, siendo prohibida su reproducción o copia, total o parcial, sin autorización previa.</w:t>
            </w:r>
          </w:p>
        </w:tc>
        <w:tc>
          <w:tcPr>
            <w:tcW w:w="104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A2669E" w14:textId="77777777" w:rsidR="008B7300" w:rsidRPr="00A438BA" w:rsidRDefault="008B7300" w:rsidP="008B7300">
            <w:pPr>
              <w:pBdr>
                <w:right w:val="single" w:sz="18" w:space="4" w:color="auto"/>
              </w:pBdr>
              <w:jc w:val="center"/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  <w:sz w:val="18"/>
              </w:rPr>
              <w:t>ESC:</w:t>
            </w:r>
          </w:p>
          <w:p w14:paraId="5F479024" w14:textId="77777777" w:rsidR="008B7300" w:rsidRPr="00A438BA" w:rsidRDefault="008B7300" w:rsidP="008B7300">
            <w:pPr>
              <w:pBdr>
                <w:right w:val="single" w:sz="18" w:space="4" w:color="auto"/>
              </w:pBdr>
              <w:rPr>
                <w:rFonts w:ascii="Arial" w:hAnsi="Arial"/>
                <w:sz w:val="18"/>
              </w:rPr>
            </w:pPr>
          </w:p>
          <w:p w14:paraId="57719FA0" w14:textId="77777777" w:rsidR="008B7300" w:rsidRPr="00A438BA" w:rsidRDefault="008B7300" w:rsidP="008B7300">
            <w:pPr>
              <w:pBdr>
                <w:right w:val="single" w:sz="18" w:space="4" w:color="auto"/>
              </w:pBdr>
              <w:jc w:val="center"/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  <w:sz w:val="18"/>
              </w:rPr>
              <w:t>-</w:t>
            </w:r>
          </w:p>
        </w:tc>
        <w:tc>
          <w:tcPr>
            <w:tcW w:w="481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05A234" w14:textId="77777777" w:rsidR="008B7300" w:rsidRPr="00D61AB5" w:rsidRDefault="008B7300" w:rsidP="008B7300">
            <w:pPr>
              <w:rPr>
                <w:rFonts w:ascii="Arial" w:hAnsi="Arial"/>
                <w:sz w:val="18"/>
                <w:lang w:val="pt-BR"/>
              </w:rPr>
            </w:pPr>
            <w:r w:rsidRPr="00D61AB5">
              <w:rPr>
                <w:rFonts w:ascii="Arial" w:hAnsi="Arial"/>
                <w:sz w:val="18"/>
                <w:lang w:val="pt-BR"/>
              </w:rPr>
              <w:t>DOCUMENTO N°:</w:t>
            </w:r>
          </w:p>
          <w:p w14:paraId="1C2C8002" w14:textId="1D635391" w:rsidR="008B7300" w:rsidRPr="00D61AB5" w:rsidRDefault="008B7300" w:rsidP="008B7300">
            <w:pPr>
              <w:jc w:val="center"/>
              <w:rPr>
                <w:rFonts w:ascii="Arial" w:hAnsi="Arial"/>
                <w:b/>
                <w:sz w:val="28"/>
                <w:lang w:val="pt-BR"/>
              </w:rPr>
            </w:pPr>
            <w:r w:rsidRPr="00D61AB5">
              <w:rPr>
                <w:rFonts w:ascii="Arial" w:hAnsi="Arial"/>
                <w:b/>
                <w:sz w:val="28"/>
                <w:lang w:val="pt-BR"/>
              </w:rPr>
              <w:t>ACAL-00102-ET-K-0002</w:t>
            </w:r>
          </w:p>
        </w:tc>
        <w:tc>
          <w:tcPr>
            <w:tcW w:w="189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377B67" w14:textId="77777777" w:rsidR="008B7300" w:rsidRPr="00A438BA" w:rsidRDefault="008B7300" w:rsidP="008B7300">
            <w:pPr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  <w:sz w:val="18"/>
              </w:rPr>
              <w:t>REVISION:</w:t>
            </w:r>
          </w:p>
          <w:p w14:paraId="558624D7" w14:textId="4731654D" w:rsidR="008B7300" w:rsidRPr="00A438BA" w:rsidRDefault="002D64A1" w:rsidP="008B7300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1</w:t>
            </w:r>
          </w:p>
        </w:tc>
      </w:tr>
      <w:tr w:rsidR="008B7300" w:rsidRPr="00A438BA" w14:paraId="13EF0869" w14:textId="77777777" w:rsidTr="008B7300">
        <w:trPr>
          <w:cantSplit/>
        </w:trPr>
        <w:tc>
          <w:tcPr>
            <w:tcW w:w="2445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90F62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  <w:tc>
          <w:tcPr>
            <w:tcW w:w="104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E150" w14:textId="77777777" w:rsidR="008B7300" w:rsidRPr="00A438BA" w:rsidRDefault="008B7300" w:rsidP="008B7300">
            <w:pPr>
              <w:rPr>
                <w:rFonts w:ascii="Arial" w:hAnsi="Arial"/>
                <w:sz w:val="22"/>
              </w:rPr>
            </w:pPr>
          </w:p>
        </w:tc>
        <w:tc>
          <w:tcPr>
            <w:tcW w:w="481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43BB8A" w14:textId="77777777" w:rsidR="008B7300" w:rsidRPr="00A438BA" w:rsidRDefault="008B7300" w:rsidP="008B7300">
            <w:pPr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  <w:sz w:val="18"/>
              </w:rPr>
              <w:t>REEMPLAZA: -</w:t>
            </w:r>
          </w:p>
        </w:tc>
        <w:tc>
          <w:tcPr>
            <w:tcW w:w="189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7E722D" w14:textId="4EAF98F6" w:rsidR="008B7300" w:rsidRPr="00A438BA" w:rsidRDefault="008B7300" w:rsidP="008B7300">
            <w:pPr>
              <w:rPr>
                <w:rFonts w:ascii="Arial" w:hAnsi="Arial"/>
                <w:sz w:val="18"/>
              </w:rPr>
            </w:pPr>
            <w:r w:rsidRPr="00A438BA">
              <w:rPr>
                <w:rFonts w:ascii="Arial" w:hAnsi="Arial"/>
                <w:sz w:val="18"/>
              </w:rPr>
              <w:t>Pag.: 1 de 1</w:t>
            </w:r>
            <w:r w:rsidR="00244322">
              <w:rPr>
                <w:rFonts w:ascii="Arial" w:hAnsi="Arial"/>
                <w:sz w:val="18"/>
              </w:rPr>
              <w:t>5</w:t>
            </w:r>
          </w:p>
        </w:tc>
      </w:tr>
    </w:tbl>
    <w:p w14:paraId="553BF88E" w14:textId="77777777" w:rsidR="0077159B" w:rsidRPr="00A438BA" w:rsidRDefault="004179CB" w:rsidP="00A52002">
      <w:r w:rsidRPr="00A438BA">
        <w:br w:type="page"/>
      </w:r>
    </w:p>
    <w:p w14:paraId="2AD485E6" w14:textId="47A6D3AE" w:rsidR="00A86914" w:rsidRPr="00A438BA" w:rsidRDefault="0077159B" w:rsidP="00405F9A">
      <w:pPr>
        <w:jc w:val="both"/>
        <w:rPr>
          <w:rFonts w:ascii="Arial" w:hAnsi="Arial" w:cs="Arial"/>
          <w:b/>
          <w:sz w:val="22"/>
          <w:szCs w:val="24"/>
        </w:rPr>
      </w:pPr>
      <w:r w:rsidRPr="00A438BA">
        <w:rPr>
          <w:rFonts w:ascii="Arial" w:hAnsi="Arial" w:cs="Arial"/>
          <w:b/>
          <w:sz w:val="22"/>
          <w:szCs w:val="24"/>
        </w:rPr>
        <w:lastRenderedPageBreak/>
        <w:tab/>
      </w:r>
    </w:p>
    <w:p w14:paraId="447FD751" w14:textId="7431D350" w:rsidR="00771780" w:rsidRPr="00A438BA" w:rsidRDefault="004E6BEB" w:rsidP="00771780">
      <w:pPr>
        <w:jc w:val="both"/>
        <w:rPr>
          <w:rFonts w:ascii="Arial" w:hAnsi="Arial" w:cs="Arial"/>
          <w:b/>
          <w:sz w:val="22"/>
          <w:szCs w:val="24"/>
        </w:rPr>
      </w:pPr>
      <w:r w:rsidRPr="00A438BA">
        <w:rPr>
          <w:rFonts w:ascii="Arial" w:hAnsi="Arial" w:cs="Arial"/>
          <w:b/>
          <w:sz w:val="22"/>
          <w:szCs w:val="24"/>
        </w:rPr>
        <w:t>TABLA DE CONTENIDO</w:t>
      </w:r>
    </w:p>
    <w:p w14:paraId="7774115E" w14:textId="77777777" w:rsidR="00771780" w:rsidRPr="00A438BA" w:rsidRDefault="00771780" w:rsidP="00771780">
      <w:pPr>
        <w:jc w:val="both"/>
        <w:rPr>
          <w:rFonts w:cs="Arial"/>
          <w:b/>
          <w:bCs/>
          <w:sz w:val="28"/>
          <w:szCs w:val="28"/>
          <w:lang w:eastAsia="es-AR"/>
        </w:rPr>
      </w:pPr>
    </w:p>
    <w:p w14:paraId="0514955B" w14:textId="64747F64" w:rsidR="008A7D2A" w:rsidRDefault="00771780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r w:rsidRPr="00A438BA">
        <w:fldChar w:fldCharType="begin"/>
      </w:r>
      <w:r w:rsidRPr="00A438BA">
        <w:instrText xml:space="preserve"> TOC \o "1-3" \h \z \u </w:instrText>
      </w:r>
      <w:r w:rsidRPr="00A438BA">
        <w:fldChar w:fldCharType="separate"/>
      </w:r>
      <w:hyperlink w:anchor="_Toc236753818" w:history="1">
        <w:r w:rsidR="008A7D2A" w:rsidRPr="000E06A8">
          <w:rPr>
            <w:rStyle w:val="Hipervnculo"/>
            <w:caps/>
            <w:noProof/>
          </w:rPr>
          <w:t>1</w:t>
        </w:r>
        <w:r w:rsidR="008A7D2A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="008A7D2A" w:rsidRPr="000E06A8">
          <w:rPr>
            <w:rStyle w:val="Hipervnculo"/>
            <w:caps/>
            <w:noProof/>
          </w:rPr>
          <w:t>OBJETO</w:t>
        </w:r>
        <w:r w:rsidR="008A7D2A">
          <w:rPr>
            <w:noProof/>
            <w:webHidden/>
          </w:rPr>
          <w:tab/>
        </w:r>
        <w:r w:rsidR="008A7D2A">
          <w:rPr>
            <w:noProof/>
            <w:webHidden/>
          </w:rPr>
          <w:fldChar w:fldCharType="begin"/>
        </w:r>
        <w:r w:rsidR="008A7D2A">
          <w:rPr>
            <w:noProof/>
            <w:webHidden/>
          </w:rPr>
          <w:instrText xml:space="preserve"> PAGEREF _Toc236753818 \h </w:instrText>
        </w:r>
        <w:r w:rsidR="008A7D2A">
          <w:rPr>
            <w:noProof/>
            <w:webHidden/>
          </w:rPr>
        </w:r>
        <w:r w:rsidR="008A7D2A">
          <w:rPr>
            <w:noProof/>
            <w:webHidden/>
          </w:rPr>
          <w:fldChar w:fldCharType="separate"/>
        </w:r>
        <w:r w:rsidR="008A7D2A">
          <w:rPr>
            <w:noProof/>
            <w:webHidden/>
          </w:rPr>
          <w:t>3</w:t>
        </w:r>
        <w:r w:rsidR="008A7D2A">
          <w:rPr>
            <w:noProof/>
            <w:webHidden/>
          </w:rPr>
          <w:fldChar w:fldCharType="end"/>
        </w:r>
      </w:hyperlink>
    </w:p>
    <w:p w14:paraId="01B27836" w14:textId="3D5BDCAD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19" w:history="1">
        <w:r w:rsidRPr="000E06A8">
          <w:rPr>
            <w:rStyle w:val="Hipervnculo"/>
            <w:caps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BA7347" w14:textId="591C1EEA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22" w:history="1">
        <w:r w:rsidRPr="000E06A8">
          <w:rPr>
            <w:rStyle w:val="Hipervnculo"/>
            <w:smallCaps/>
            <w:noProof/>
            <w:highlight w:val="yellow"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  <w:highlight w:val="yellow"/>
          </w:rPr>
          <w:t>Ampliación de PSS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E54576" w14:textId="3559B1AF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23" w:history="1">
        <w:r w:rsidRPr="000E06A8">
          <w:rPr>
            <w:rStyle w:val="Hipervnculo"/>
            <w:caps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6821A" w14:textId="6D76487B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25" w:history="1">
        <w:r w:rsidRPr="000E06A8">
          <w:rPr>
            <w:rStyle w:val="Hipervnculo"/>
            <w:smallCaps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Términos y abreviaciones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DA0F2A" w14:textId="1C1CBDD7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26" w:history="1">
        <w:r w:rsidRPr="000E06A8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Consideraciones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84916D" w14:textId="72B4E6B2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27" w:history="1">
        <w:r w:rsidRPr="000E06A8">
          <w:rPr>
            <w:rStyle w:val="Hipervnculo"/>
            <w:smallCaps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Normas aplicables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CBF443" w14:textId="10920F74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28" w:history="1">
        <w:r w:rsidRPr="000E06A8">
          <w:rPr>
            <w:rStyle w:val="Hipervnculo"/>
            <w:smallCaps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Especificaciones Técnicas /Diseño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69D3B" w14:textId="78749E97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29" w:history="1">
        <w:r w:rsidRPr="000E06A8">
          <w:rPr>
            <w:rStyle w:val="Hipervnculo"/>
            <w:smallCaps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Documentos de 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AADA0A" w14:textId="4B76664D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0" w:history="1">
        <w:r w:rsidRPr="000E06A8">
          <w:rPr>
            <w:rStyle w:val="Hipervnculo"/>
            <w:caps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PROVISIÓN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7BAA45" w14:textId="568218C6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31" w:history="1">
        <w:r w:rsidRPr="000E06A8">
          <w:rPr>
            <w:rStyle w:val="Hipervnculo"/>
            <w:smallCaps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Características de los tableros remotos y sus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3FDD7A" w14:textId="2C03400A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32" w:history="1">
        <w:r w:rsidRPr="000E06A8">
          <w:rPr>
            <w:rStyle w:val="Hipervnculo"/>
            <w:smallCaps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Tableros /Gabinetes a proveer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2064F2" w14:textId="40FA5AF0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33" w:history="1">
        <w:r w:rsidRPr="000E06A8">
          <w:rPr>
            <w:rStyle w:val="Hipervnculo"/>
            <w:smallCaps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Provisión de materiales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CD404C" w14:textId="3887E417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4" w:history="1">
        <w:r w:rsidRPr="000E06A8">
          <w:rPr>
            <w:rStyle w:val="Hipervnculo"/>
            <w:caps/>
            <w:noProof/>
            <w:highlight w:val="yellow"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  <w:highlight w:val="yellow"/>
          </w:rPr>
          <w:t>PROVISION DE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28A025" w14:textId="29853B6C" w:rsidR="008A7D2A" w:rsidRDefault="008A7D2A">
      <w:pPr>
        <w:pStyle w:val="TDC1"/>
        <w:tabs>
          <w:tab w:val="left" w:pos="72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5" w:history="1">
        <w:r w:rsidRPr="000E06A8">
          <w:rPr>
            <w:rStyle w:val="Hipervnculo"/>
            <w:bCs/>
            <w:caps/>
            <w:noProof/>
            <w:highlight w:val="yellow"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  <w:highlight w:val="yellow"/>
          </w:rPr>
          <w:t>SERVICIOS DE MODIFICACIÓN DE GABINETES DE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945A92" w14:textId="3A73583F" w:rsidR="008A7D2A" w:rsidRDefault="008A7D2A">
      <w:pPr>
        <w:pStyle w:val="TDC3"/>
        <w:tabs>
          <w:tab w:val="left" w:pos="12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6" w:history="1">
        <w:r w:rsidRPr="000E06A8">
          <w:rPr>
            <w:rStyle w:val="Hipervnculo"/>
            <w:bCs/>
            <w:caps/>
            <w:noProof/>
            <w:highlight w:val="yellow"/>
          </w:rPr>
          <w:t>5.1.1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  <w:highlight w:val="yellow"/>
          </w:rPr>
          <w:t>Tableros de sistema del proyecto CPF2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63768C" w14:textId="734D47B1" w:rsidR="008A7D2A" w:rsidRDefault="008A7D2A">
      <w:pPr>
        <w:pStyle w:val="TDC3"/>
        <w:tabs>
          <w:tab w:val="left" w:pos="12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7" w:history="1">
        <w:r w:rsidRPr="000E06A8">
          <w:rPr>
            <w:rStyle w:val="Hipervnculo"/>
            <w:bCs/>
            <w:caps/>
            <w:noProof/>
            <w:highlight w:val="yellow"/>
          </w:rPr>
          <w:t>5.1.2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  <w:highlight w:val="yellow"/>
          </w:rPr>
          <w:t>Tableros de sistema y marshalling existentes en planta CPF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C7ABCE" w14:textId="624FAC70" w:rsidR="008A7D2A" w:rsidRDefault="008A7D2A">
      <w:pPr>
        <w:pStyle w:val="TDC1"/>
        <w:tabs>
          <w:tab w:val="left" w:pos="72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8" w:history="1">
        <w:r w:rsidRPr="000E06A8">
          <w:rPr>
            <w:rStyle w:val="Hipervnculo"/>
            <w:bCs/>
            <w:caps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DESARROLLO DE LA</w:t>
        </w:r>
        <w:r w:rsidRPr="000E06A8">
          <w:rPr>
            <w:rStyle w:val="Hipervnculo"/>
            <w:caps/>
            <w:noProof/>
          </w:rPr>
          <w:t xml:space="preserve"> </w:t>
        </w:r>
        <w:r w:rsidRPr="000E06A8">
          <w:rPr>
            <w:rStyle w:val="Hipervnculo"/>
            <w:caps/>
            <w:noProof/>
          </w:rPr>
          <w:t>aplicación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16DA98" w14:textId="360FBDF3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39" w:history="1">
        <w:r w:rsidRPr="000E06A8">
          <w:rPr>
            <w:rStyle w:val="Hipervnculo"/>
            <w:caps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INSPECCIÓN, ENSAYOS y PUESTA EN MARCHA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CCF47A" w14:textId="60DF1EF7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40" w:history="1">
        <w:r w:rsidRPr="000E06A8">
          <w:rPr>
            <w:rStyle w:val="Hipervnculo"/>
            <w:smallCaps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Ensayo FAT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CBBE71" w14:textId="0E6AFDD1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41" w:history="1">
        <w:r w:rsidRPr="000E06A8">
          <w:rPr>
            <w:rStyle w:val="Hipervnculo"/>
            <w:caps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DOCUMENTACIÓN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55D1E3" w14:textId="153CF01C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42" w:history="1">
        <w:r w:rsidRPr="000E06A8">
          <w:rPr>
            <w:rStyle w:val="Hipervnculo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61CD54" w14:textId="2D634690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43" w:history="1">
        <w:r w:rsidRPr="000E06A8">
          <w:rPr>
            <w:rStyle w:val="Hipervnculo"/>
            <w:smallCaps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Documentos y Manuales de Instrucciones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0EDD84" w14:textId="38AB6B4F" w:rsidR="008A7D2A" w:rsidRDefault="008A7D2A">
      <w:pPr>
        <w:pStyle w:val="TDC2"/>
        <w:tabs>
          <w:tab w:val="left" w:pos="96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s-AR"/>
          <w14:ligatures w14:val="standardContextual"/>
        </w:rPr>
      </w:pPr>
      <w:hyperlink w:anchor="_Toc236753844" w:history="1">
        <w:r w:rsidRPr="000E06A8">
          <w:rPr>
            <w:rStyle w:val="Hipervnculo"/>
            <w:smallCaps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smallCaps/>
            <w:noProof/>
          </w:rPr>
          <w:t>Listado de documentos a entregar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54EE2B" w14:textId="7DC6FEB3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45" w:history="1">
        <w:r w:rsidRPr="000E06A8">
          <w:rPr>
            <w:rStyle w:val="Hipervnculo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Repuestos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41999A" w14:textId="0DE506B8" w:rsidR="008A7D2A" w:rsidRDefault="008A7D2A">
      <w:pPr>
        <w:pStyle w:val="TDC1"/>
        <w:tabs>
          <w:tab w:val="left" w:pos="400"/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AR"/>
          <w14:ligatures w14:val="standardContextual"/>
        </w:rPr>
      </w:pPr>
      <w:hyperlink w:anchor="_Toc236753846" w:history="1">
        <w:r w:rsidRPr="000E06A8">
          <w:rPr>
            <w:rStyle w:val="Hipervnculo"/>
            <w:caps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AR"/>
            <w14:ligatures w14:val="standardContextual"/>
          </w:rPr>
          <w:tab/>
        </w:r>
        <w:r w:rsidRPr="000E06A8">
          <w:rPr>
            <w:rStyle w:val="Hipervnculo"/>
            <w:caps/>
            <w:noProof/>
          </w:rPr>
          <w:t>Embalaje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_Toc236753846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84666F" w14:textId="04AE6258" w:rsidR="00771780" w:rsidRPr="00A438BA" w:rsidRDefault="00771780" w:rsidP="00771780">
      <w:pPr>
        <w:jc w:val="both"/>
      </w:pPr>
      <w:r w:rsidRPr="00A438BA">
        <w:fldChar w:fldCharType="end"/>
      </w:r>
    </w:p>
    <w:p w14:paraId="74DB120D" w14:textId="59888247" w:rsidR="00A33032" w:rsidRPr="00A438BA" w:rsidRDefault="00A33032">
      <w:r w:rsidRPr="00A438BA">
        <w:br w:type="page"/>
      </w:r>
    </w:p>
    <w:p w14:paraId="64FAB562" w14:textId="77777777" w:rsidR="00A33032" w:rsidRPr="00A438BA" w:rsidRDefault="00A33032" w:rsidP="000B45E0">
      <w:pPr>
        <w:rPr>
          <w:caps/>
          <w:sz w:val="22"/>
          <w:szCs w:val="24"/>
        </w:rPr>
      </w:pPr>
    </w:p>
    <w:p w14:paraId="085A7483" w14:textId="77777777" w:rsidR="00771780" w:rsidRPr="00A438BA" w:rsidRDefault="00771780" w:rsidP="009B47F2">
      <w:pPr>
        <w:pStyle w:val="Ttulo1"/>
        <w:numPr>
          <w:ilvl w:val="0"/>
          <w:numId w:val="9"/>
        </w:numPr>
        <w:rPr>
          <w:caps/>
          <w:sz w:val="22"/>
          <w:szCs w:val="24"/>
        </w:rPr>
      </w:pPr>
      <w:bookmarkStart w:id="0" w:name="_Toc236753818"/>
      <w:r w:rsidRPr="00A438BA">
        <w:rPr>
          <w:caps/>
          <w:sz w:val="22"/>
          <w:szCs w:val="24"/>
        </w:rPr>
        <w:t>OBJETO</w:t>
      </w:r>
      <w:bookmarkEnd w:id="0"/>
    </w:p>
    <w:p w14:paraId="1134844F" w14:textId="09A73608" w:rsidR="00771780" w:rsidRPr="00A438BA" w:rsidRDefault="00771780" w:rsidP="00A33032">
      <w:pPr>
        <w:spacing w:before="120" w:after="120" w:line="276" w:lineRule="auto"/>
        <w:ind w:left="567"/>
        <w:jc w:val="both"/>
        <w:rPr>
          <w:rFonts w:ascii="Arial" w:hAnsi="Arial" w:cs="Arial"/>
          <w:sz w:val="22"/>
          <w:szCs w:val="24"/>
        </w:rPr>
      </w:pPr>
      <w:r w:rsidRPr="00A438BA">
        <w:rPr>
          <w:rFonts w:ascii="Arial" w:hAnsi="Arial" w:cs="Arial"/>
          <w:sz w:val="22"/>
          <w:szCs w:val="24"/>
        </w:rPr>
        <w:t xml:space="preserve">La presente especificación tiene por objeto especificar los requisitos exigidos para la provisión del hardware, documentación, construcción, </w:t>
      </w:r>
      <w:r w:rsidRPr="00265D84">
        <w:rPr>
          <w:rFonts w:ascii="Arial" w:hAnsi="Arial" w:cs="Arial"/>
          <w:sz w:val="22"/>
          <w:szCs w:val="24"/>
        </w:rPr>
        <w:t>elaboración</w:t>
      </w:r>
      <w:r w:rsidR="005F35FD" w:rsidRPr="00265D84">
        <w:rPr>
          <w:rFonts w:ascii="Arial" w:hAnsi="Arial" w:cs="Arial"/>
          <w:sz w:val="22"/>
          <w:szCs w:val="24"/>
        </w:rPr>
        <w:t xml:space="preserve"> </w:t>
      </w:r>
      <w:r w:rsidR="005F35FD" w:rsidRPr="009B2E4B">
        <w:rPr>
          <w:rFonts w:ascii="Arial" w:hAnsi="Arial" w:cs="Arial"/>
          <w:sz w:val="22"/>
          <w:szCs w:val="24"/>
          <w:highlight w:val="yellow"/>
        </w:rPr>
        <w:t>de aplicaciones de software</w:t>
      </w:r>
      <w:r w:rsidRPr="00265D84">
        <w:rPr>
          <w:rFonts w:ascii="Arial" w:hAnsi="Arial" w:cs="Arial"/>
          <w:sz w:val="22"/>
          <w:szCs w:val="24"/>
        </w:rPr>
        <w:t>,</w:t>
      </w:r>
      <w:r w:rsidRPr="00A438BA">
        <w:rPr>
          <w:rFonts w:ascii="Arial" w:hAnsi="Arial" w:cs="Arial"/>
          <w:sz w:val="22"/>
          <w:szCs w:val="24"/>
        </w:rPr>
        <w:t xml:space="preserve">  pruebas y ensayos en f</w:t>
      </w:r>
      <w:r w:rsidR="00AB3AEC" w:rsidRPr="00A438BA">
        <w:rPr>
          <w:rFonts w:ascii="Arial" w:hAnsi="Arial" w:cs="Arial"/>
          <w:sz w:val="22"/>
          <w:szCs w:val="24"/>
        </w:rPr>
        <w:t>á</w:t>
      </w:r>
      <w:r w:rsidRPr="00A438BA">
        <w:rPr>
          <w:rFonts w:ascii="Arial" w:hAnsi="Arial" w:cs="Arial"/>
          <w:sz w:val="22"/>
          <w:szCs w:val="24"/>
        </w:rPr>
        <w:t>brica d</w:t>
      </w:r>
      <w:r w:rsidR="00350D40" w:rsidRPr="00A438BA">
        <w:rPr>
          <w:rFonts w:ascii="Arial" w:hAnsi="Arial" w:cs="Arial"/>
          <w:sz w:val="22"/>
          <w:szCs w:val="24"/>
        </w:rPr>
        <w:t xml:space="preserve">e los tableros de </w:t>
      </w:r>
      <w:r w:rsidR="005F35FD" w:rsidRPr="009B2E4B">
        <w:rPr>
          <w:rFonts w:ascii="Arial" w:hAnsi="Arial" w:cs="Arial"/>
          <w:sz w:val="22"/>
          <w:szCs w:val="24"/>
          <w:highlight w:val="yellow"/>
        </w:rPr>
        <w:t>sistema y de</w:t>
      </w:r>
      <w:r w:rsidR="005F35FD">
        <w:rPr>
          <w:rFonts w:ascii="Arial" w:hAnsi="Arial" w:cs="Arial"/>
          <w:sz w:val="22"/>
          <w:szCs w:val="24"/>
        </w:rPr>
        <w:t xml:space="preserve"> </w:t>
      </w:r>
      <w:r w:rsidR="00350D40" w:rsidRPr="00A438BA">
        <w:rPr>
          <w:rFonts w:ascii="Arial" w:hAnsi="Arial" w:cs="Arial"/>
          <w:sz w:val="22"/>
          <w:szCs w:val="24"/>
        </w:rPr>
        <w:t xml:space="preserve">marshalling del </w:t>
      </w:r>
      <w:r w:rsidRPr="00A438BA">
        <w:rPr>
          <w:rFonts w:ascii="Arial" w:hAnsi="Arial" w:cs="Arial"/>
          <w:sz w:val="22"/>
          <w:szCs w:val="24"/>
        </w:rPr>
        <w:t xml:space="preserve">sistema </w:t>
      </w:r>
      <w:r w:rsidR="00350D40" w:rsidRPr="00A438BA">
        <w:rPr>
          <w:rFonts w:ascii="Arial" w:hAnsi="Arial" w:cs="Arial"/>
          <w:sz w:val="22"/>
          <w:szCs w:val="24"/>
        </w:rPr>
        <w:t xml:space="preserve">de seguridad </w:t>
      </w:r>
      <w:r w:rsidRPr="00A438BA">
        <w:rPr>
          <w:rFonts w:ascii="Arial" w:hAnsi="Arial" w:cs="Arial"/>
          <w:sz w:val="22"/>
          <w:szCs w:val="24"/>
        </w:rPr>
        <w:t>a instalarse en la remota INS-007 en CPF</w:t>
      </w:r>
      <w:r w:rsidR="00E317CD" w:rsidRPr="00A438BA">
        <w:rPr>
          <w:rFonts w:ascii="Arial" w:hAnsi="Arial" w:cs="Arial"/>
          <w:sz w:val="22"/>
          <w:szCs w:val="24"/>
        </w:rPr>
        <w:t>2-</w:t>
      </w:r>
      <w:r w:rsidRPr="00A438BA">
        <w:rPr>
          <w:rFonts w:ascii="Arial" w:hAnsi="Arial" w:cs="Arial"/>
          <w:sz w:val="22"/>
          <w:szCs w:val="24"/>
        </w:rPr>
        <w:t>FASE 2.</w:t>
      </w:r>
    </w:p>
    <w:p w14:paraId="726C0246" w14:textId="77777777" w:rsidR="00805A46" w:rsidRPr="00A438BA" w:rsidRDefault="00805A46" w:rsidP="00735809">
      <w:pPr>
        <w:pStyle w:val="Ttulo1"/>
        <w:numPr>
          <w:ilvl w:val="0"/>
          <w:numId w:val="9"/>
        </w:numPr>
        <w:spacing w:before="240"/>
        <w:rPr>
          <w:caps/>
          <w:sz w:val="22"/>
          <w:szCs w:val="24"/>
        </w:rPr>
      </w:pPr>
      <w:bookmarkStart w:id="1" w:name="_Toc433042666"/>
      <w:bookmarkStart w:id="2" w:name="_Toc236753819"/>
      <w:r w:rsidRPr="00A438BA">
        <w:rPr>
          <w:caps/>
          <w:sz w:val="22"/>
          <w:szCs w:val="24"/>
        </w:rPr>
        <w:t>ALCANCE</w:t>
      </w:r>
      <w:bookmarkEnd w:id="1"/>
      <w:bookmarkEnd w:id="2"/>
    </w:p>
    <w:p w14:paraId="243FE436" w14:textId="698064F3" w:rsidR="000D3DAF" w:rsidRPr="00A438B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Serán de alcance de esta provisión los tableros para </w:t>
      </w:r>
      <w:r w:rsidR="00D61AB5">
        <w:rPr>
          <w:rFonts w:ascii="Arial" w:hAnsi="Arial"/>
          <w:sz w:val="22"/>
          <w:szCs w:val="24"/>
        </w:rPr>
        <w:t xml:space="preserve">el </w:t>
      </w:r>
      <w:r w:rsidRPr="00A438BA">
        <w:rPr>
          <w:rFonts w:ascii="Arial" w:hAnsi="Arial"/>
          <w:sz w:val="22"/>
          <w:szCs w:val="24"/>
        </w:rPr>
        <w:t>nodo remoto INS-007</w:t>
      </w:r>
      <w:r w:rsidR="000D3DAF" w:rsidRPr="00A438BA">
        <w:rPr>
          <w:rFonts w:ascii="Arial" w:hAnsi="Arial"/>
          <w:sz w:val="22"/>
          <w:szCs w:val="24"/>
        </w:rPr>
        <w:t xml:space="preserve">, los cuales </w:t>
      </w:r>
      <w:r w:rsidRPr="00A438BA">
        <w:rPr>
          <w:rFonts w:ascii="Arial" w:hAnsi="Arial"/>
          <w:sz w:val="22"/>
          <w:szCs w:val="24"/>
        </w:rPr>
        <w:t>deberán contemplar las mismas características que los ya existentes</w:t>
      </w:r>
      <w:r w:rsidR="005F35FD">
        <w:rPr>
          <w:rFonts w:ascii="Arial" w:hAnsi="Arial"/>
          <w:sz w:val="22"/>
          <w:szCs w:val="24"/>
        </w:rPr>
        <w:t xml:space="preserve"> </w:t>
      </w:r>
      <w:r w:rsidR="005F35FD" w:rsidRPr="009B2E4B">
        <w:rPr>
          <w:rFonts w:ascii="Arial" w:hAnsi="Arial"/>
          <w:sz w:val="22"/>
          <w:szCs w:val="24"/>
          <w:highlight w:val="yellow"/>
        </w:rPr>
        <w:t>en Planta CPF La Calera</w:t>
      </w:r>
      <w:r w:rsidR="005F35FD">
        <w:rPr>
          <w:rFonts w:ascii="Arial" w:hAnsi="Arial"/>
          <w:sz w:val="22"/>
          <w:szCs w:val="24"/>
        </w:rPr>
        <w:t>.</w:t>
      </w:r>
      <w:r w:rsidRPr="00A438BA">
        <w:rPr>
          <w:rFonts w:ascii="Arial" w:hAnsi="Arial"/>
          <w:sz w:val="22"/>
          <w:szCs w:val="24"/>
        </w:rPr>
        <w:t xml:space="preserve"> </w:t>
      </w:r>
    </w:p>
    <w:p w14:paraId="4DB54B50" w14:textId="403A062B" w:rsidR="009A049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Aclaración: </w:t>
      </w:r>
      <w:r w:rsidR="00970CF6" w:rsidRPr="00A438BA">
        <w:rPr>
          <w:rFonts w:ascii="Arial" w:hAnsi="Arial"/>
          <w:sz w:val="22"/>
          <w:szCs w:val="24"/>
        </w:rPr>
        <w:t>Pluspetrol</w:t>
      </w:r>
      <w:r w:rsidRPr="00A438BA">
        <w:rPr>
          <w:rFonts w:ascii="Arial" w:hAnsi="Arial"/>
          <w:sz w:val="22"/>
          <w:szCs w:val="24"/>
        </w:rPr>
        <w:t xml:space="preserve"> solo entregará los tableros</w:t>
      </w:r>
      <w:r w:rsidR="009A049A">
        <w:rPr>
          <w:rFonts w:ascii="Arial" w:hAnsi="Arial"/>
          <w:sz w:val="22"/>
          <w:szCs w:val="24"/>
        </w:rPr>
        <w:t xml:space="preserve"> </w:t>
      </w:r>
      <w:r w:rsidR="009A049A" w:rsidRPr="009B2E4B">
        <w:rPr>
          <w:rFonts w:ascii="Arial" w:hAnsi="Arial"/>
          <w:sz w:val="22"/>
          <w:szCs w:val="24"/>
          <w:highlight w:val="yellow"/>
        </w:rPr>
        <w:t>de sistema</w:t>
      </w:r>
      <w:r w:rsidRPr="00A438BA">
        <w:rPr>
          <w:rFonts w:ascii="Arial" w:hAnsi="Arial"/>
          <w:sz w:val="22"/>
          <w:szCs w:val="24"/>
        </w:rPr>
        <w:t xml:space="preserve"> </w:t>
      </w:r>
      <w:r w:rsidRPr="002575F3">
        <w:rPr>
          <w:rFonts w:ascii="Arial" w:hAnsi="Arial"/>
          <w:sz w:val="22"/>
          <w:szCs w:val="24"/>
        </w:rPr>
        <w:t>CPF-ESD-SC-</w:t>
      </w:r>
      <w:r w:rsidRPr="009B2E4B">
        <w:rPr>
          <w:rFonts w:ascii="Arial" w:hAnsi="Arial"/>
          <w:sz w:val="22"/>
          <w:szCs w:val="24"/>
        </w:rPr>
        <w:t>07</w:t>
      </w:r>
      <w:r w:rsidR="00CF0522" w:rsidRPr="009B2E4B">
        <w:rPr>
          <w:rFonts w:ascii="Arial" w:hAnsi="Arial"/>
          <w:sz w:val="22"/>
          <w:szCs w:val="24"/>
        </w:rPr>
        <w:t>A</w:t>
      </w:r>
      <w:r w:rsidRPr="009B2E4B">
        <w:rPr>
          <w:rFonts w:ascii="Arial" w:hAnsi="Arial"/>
          <w:sz w:val="22"/>
          <w:szCs w:val="24"/>
        </w:rPr>
        <w:t>/08</w:t>
      </w:r>
      <w:r w:rsidR="002575F3" w:rsidRPr="009B2E4B">
        <w:rPr>
          <w:rFonts w:ascii="Arial" w:hAnsi="Arial"/>
          <w:sz w:val="22"/>
          <w:szCs w:val="24"/>
        </w:rPr>
        <w:t>A</w:t>
      </w:r>
      <w:r w:rsidRPr="002575F3">
        <w:rPr>
          <w:rFonts w:ascii="Arial" w:hAnsi="Arial"/>
          <w:sz w:val="22"/>
          <w:szCs w:val="24"/>
        </w:rPr>
        <w:t xml:space="preserve"> </w:t>
      </w:r>
      <w:r w:rsidRPr="00A438BA">
        <w:rPr>
          <w:rFonts w:ascii="Arial" w:hAnsi="Arial"/>
          <w:sz w:val="22"/>
          <w:szCs w:val="24"/>
        </w:rPr>
        <w:t>y CPF-PSS-SC-</w:t>
      </w:r>
      <w:r w:rsidRPr="009B2E4B">
        <w:rPr>
          <w:rFonts w:ascii="Arial" w:hAnsi="Arial"/>
          <w:sz w:val="22"/>
          <w:szCs w:val="24"/>
        </w:rPr>
        <w:t>07</w:t>
      </w:r>
      <w:r w:rsidR="00CF0522" w:rsidRPr="009B2E4B">
        <w:rPr>
          <w:rFonts w:ascii="Arial" w:hAnsi="Arial"/>
          <w:sz w:val="22"/>
          <w:szCs w:val="24"/>
        </w:rPr>
        <w:t>A</w:t>
      </w:r>
      <w:r w:rsidR="00CF0522" w:rsidRPr="009B2E4B">
        <w:rPr>
          <w:rFonts w:ascii="Arial" w:hAnsi="Arial"/>
          <w:sz w:val="22"/>
          <w:szCs w:val="24"/>
          <w:u w:val="single"/>
        </w:rPr>
        <w:t>/</w:t>
      </w:r>
      <w:r w:rsidR="00CF0522" w:rsidRPr="009B2E4B">
        <w:rPr>
          <w:rFonts w:ascii="Arial" w:hAnsi="Arial"/>
          <w:sz w:val="22"/>
          <w:szCs w:val="24"/>
        </w:rPr>
        <w:t>07B</w:t>
      </w:r>
      <w:r w:rsidRPr="009B2E4B">
        <w:rPr>
          <w:rFonts w:ascii="Arial" w:hAnsi="Arial"/>
          <w:sz w:val="22"/>
          <w:szCs w:val="24"/>
        </w:rPr>
        <w:t>/08</w:t>
      </w:r>
      <w:r w:rsidR="002575F3" w:rsidRPr="009B2E4B">
        <w:rPr>
          <w:rFonts w:ascii="Arial" w:hAnsi="Arial"/>
          <w:sz w:val="22"/>
          <w:szCs w:val="24"/>
        </w:rPr>
        <w:t>A</w:t>
      </w:r>
      <w:r w:rsidRPr="00A438BA">
        <w:rPr>
          <w:rFonts w:ascii="Arial" w:hAnsi="Arial"/>
          <w:sz w:val="22"/>
          <w:szCs w:val="24"/>
        </w:rPr>
        <w:t xml:space="preserve"> (gabinetes que contienen el hardware de los sistemas de seguridad). </w:t>
      </w:r>
      <w:r w:rsidR="00265D84" w:rsidRPr="00265D84">
        <w:rPr>
          <w:rFonts w:ascii="Arial" w:hAnsi="Arial"/>
          <w:strike/>
          <w:sz w:val="22"/>
          <w:szCs w:val="24"/>
          <w:highlight w:val="yellow"/>
        </w:rPr>
        <w:t>Según la densidad final de señales, estos gabinetes podrían dividirse en dos (A y B) de similares características</w:t>
      </w:r>
    </w:p>
    <w:p w14:paraId="2B937D90" w14:textId="77777777" w:rsidR="009A049A" w:rsidRDefault="005F35FD" w:rsidP="00805A46">
      <w:pPr>
        <w:spacing w:before="120" w:after="120" w:line="276" w:lineRule="auto"/>
        <w:ind w:left="567"/>
        <w:contextualSpacing/>
        <w:jc w:val="both"/>
        <w:rPr>
          <w:ins w:id="3" w:author="MATTANO, NICOLAS" w:date="2026-07-21T14:42:00Z" w16du:dateUtc="2026-07-21T17:42:00Z"/>
          <w:rFonts w:ascii="Arial" w:hAnsi="Arial"/>
          <w:sz w:val="22"/>
          <w:szCs w:val="24"/>
        </w:rPr>
      </w:pPr>
      <w:r w:rsidRPr="00265D84">
        <w:rPr>
          <w:rFonts w:ascii="Arial" w:hAnsi="Arial"/>
          <w:sz w:val="22"/>
          <w:szCs w:val="24"/>
          <w:highlight w:val="yellow"/>
        </w:rPr>
        <w:t xml:space="preserve">Estos tableros </w:t>
      </w:r>
      <w:r w:rsidR="009A049A" w:rsidRPr="00265D84">
        <w:rPr>
          <w:rFonts w:ascii="Arial" w:hAnsi="Arial"/>
          <w:sz w:val="22"/>
          <w:szCs w:val="24"/>
          <w:highlight w:val="yellow"/>
        </w:rPr>
        <w:t xml:space="preserve">de sistema </w:t>
      </w:r>
      <w:r w:rsidRPr="00265D84">
        <w:rPr>
          <w:rFonts w:ascii="Arial" w:hAnsi="Arial"/>
          <w:sz w:val="22"/>
          <w:szCs w:val="24"/>
          <w:highlight w:val="yellow"/>
        </w:rPr>
        <w:t>(existentes, construidos y probados con ingeniería anterior a este proyecto) son entregados por Pluspetrol para ser modificados según los nuevos requerimientos de señales de entradas y salidas del Proyecto</w:t>
      </w:r>
      <w:r w:rsidR="00805A46" w:rsidRPr="00265D84">
        <w:rPr>
          <w:rFonts w:ascii="Arial" w:hAnsi="Arial"/>
          <w:sz w:val="22"/>
          <w:szCs w:val="24"/>
          <w:highlight w:val="yellow"/>
        </w:rPr>
        <w:t>.</w:t>
      </w:r>
      <w:r w:rsidR="00805A46" w:rsidRPr="00A438BA">
        <w:rPr>
          <w:rFonts w:ascii="Arial" w:hAnsi="Arial"/>
          <w:sz w:val="22"/>
          <w:szCs w:val="24"/>
        </w:rPr>
        <w:t xml:space="preserve"> </w:t>
      </w:r>
    </w:p>
    <w:p w14:paraId="34A031DD" w14:textId="6B7511C4" w:rsidR="00805A46" w:rsidRPr="00A438B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Los gabinetes de marshalling necesarios para el conexionado de campo de todas las señales </w:t>
      </w:r>
      <w:r w:rsidR="009A049A" w:rsidRPr="00637FD5">
        <w:rPr>
          <w:rFonts w:ascii="Arial" w:hAnsi="Arial"/>
          <w:sz w:val="22"/>
          <w:szCs w:val="24"/>
          <w:highlight w:val="yellow"/>
        </w:rPr>
        <w:t>de los tableros de sistema anteriormente mencionados serán parte de este alcance</w:t>
      </w:r>
      <w:r w:rsidR="009A049A">
        <w:rPr>
          <w:rFonts w:ascii="Arial" w:hAnsi="Arial"/>
          <w:sz w:val="22"/>
          <w:szCs w:val="24"/>
        </w:rPr>
        <w:t xml:space="preserve">; </w:t>
      </w:r>
      <w:r w:rsidRPr="00E63F52">
        <w:rPr>
          <w:rFonts w:ascii="Arial" w:hAnsi="Arial"/>
          <w:sz w:val="22"/>
          <w:szCs w:val="24"/>
          <w:highlight w:val="darkYellow"/>
        </w:rPr>
        <w:t xml:space="preserve">deberán poseer una reserva mínima del </w:t>
      </w:r>
      <w:r w:rsidR="00360F49" w:rsidRPr="00E63F52">
        <w:rPr>
          <w:rFonts w:ascii="Arial" w:hAnsi="Arial"/>
          <w:sz w:val="22"/>
          <w:szCs w:val="24"/>
          <w:highlight w:val="darkYellow"/>
        </w:rPr>
        <w:t>3</w:t>
      </w:r>
      <w:r w:rsidRPr="00E63F52">
        <w:rPr>
          <w:rFonts w:ascii="Arial" w:hAnsi="Arial"/>
          <w:sz w:val="22"/>
          <w:szCs w:val="24"/>
          <w:highlight w:val="darkYellow"/>
        </w:rPr>
        <w:t xml:space="preserve">0% en capacidad y </w:t>
      </w:r>
      <w:r w:rsidR="00360F49" w:rsidRPr="00E63F52">
        <w:rPr>
          <w:rFonts w:ascii="Arial" w:hAnsi="Arial"/>
          <w:sz w:val="22"/>
          <w:szCs w:val="24"/>
          <w:highlight w:val="darkYellow"/>
        </w:rPr>
        <w:t>3</w:t>
      </w:r>
      <w:r w:rsidRPr="00E63F52">
        <w:rPr>
          <w:rFonts w:ascii="Arial" w:hAnsi="Arial"/>
          <w:sz w:val="22"/>
          <w:szCs w:val="24"/>
          <w:highlight w:val="darkYellow"/>
        </w:rPr>
        <w:t>5% en ocupación (reserva y ocupación final en la entrega de la instalación)</w:t>
      </w:r>
      <w:r w:rsidRPr="00E63F52">
        <w:rPr>
          <w:rFonts w:ascii="Arial" w:hAnsi="Arial"/>
          <w:sz w:val="22"/>
          <w:szCs w:val="24"/>
          <w:highlight w:val="yellow"/>
        </w:rPr>
        <w:t>.</w:t>
      </w:r>
      <w:r w:rsidRPr="00A438BA">
        <w:rPr>
          <w:rFonts w:ascii="Arial" w:hAnsi="Arial"/>
          <w:sz w:val="22"/>
          <w:szCs w:val="24"/>
        </w:rPr>
        <w:t xml:space="preserve"> </w:t>
      </w:r>
    </w:p>
    <w:p w14:paraId="00A5BDA3" w14:textId="08F197C5" w:rsidR="00805A46" w:rsidRPr="00A438B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La cantidad de tableros de marshalling será la requerida en función de la cantidad de señales y el diseño/arquitectura ya adoptada para la planta, considerando también </w:t>
      </w:r>
      <w:r w:rsidR="00CF6071" w:rsidRPr="00A438BA">
        <w:rPr>
          <w:rFonts w:ascii="Arial" w:hAnsi="Arial"/>
          <w:sz w:val="22"/>
          <w:szCs w:val="24"/>
        </w:rPr>
        <w:t xml:space="preserve">las FTA y </w:t>
      </w:r>
      <w:r w:rsidRPr="00A438BA">
        <w:rPr>
          <w:rFonts w:ascii="Arial" w:hAnsi="Arial"/>
          <w:sz w:val="22"/>
          <w:szCs w:val="24"/>
        </w:rPr>
        <w:t>los cables</w:t>
      </w:r>
      <w:r w:rsidR="00CF6071" w:rsidRPr="00A438BA">
        <w:rPr>
          <w:rFonts w:ascii="Arial" w:hAnsi="Arial"/>
          <w:sz w:val="22"/>
          <w:szCs w:val="24"/>
        </w:rPr>
        <w:t xml:space="preserve"> </w:t>
      </w:r>
      <w:r w:rsidRPr="00A438BA">
        <w:rPr>
          <w:rFonts w:ascii="Arial" w:hAnsi="Arial"/>
          <w:sz w:val="22"/>
          <w:szCs w:val="24"/>
        </w:rPr>
        <w:t>asociados</w:t>
      </w:r>
      <w:r w:rsidR="00CF6071" w:rsidRPr="00A438BA">
        <w:rPr>
          <w:rFonts w:ascii="Arial" w:hAnsi="Arial"/>
          <w:sz w:val="22"/>
          <w:szCs w:val="24"/>
        </w:rPr>
        <w:t xml:space="preserve"> a las mismas.</w:t>
      </w:r>
    </w:p>
    <w:p w14:paraId="7168BB3A" w14:textId="46C7B5CC" w:rsidR="00805A46" w:rsidRPr="00A438B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Para el diseño de todos los tableros se deberán respetar los documentos de las instalaciones actuales, manteniendo incluso </w:t>
      </w:r>
      <w:r w:rsidR="005B4700" w:rsidRPr="00A438BA">
        <w:rPr>
          <w:rFonts w:ascii="Arial" w:hAnsi="Arial"/>
          <w:sz w:val="22"/>
          <w:szCs w:val="24"/>
        </w:rPr>
        <w:t>las marcas</w:t>
      </w:r>
      <w:r w:rsidRPr="00A438BA">
        <w:rPr>
          <w:rFonts w:ascii="Arial" w:hAnsi="Arial"/>
          <w:sz w:val="22"/>
          <w:szCs w:val="24"/>
        </w:rPr>
        <w:t xml:space="preserve"> (HIMA, etc), y modelos del equipamiento (HIMAX, Stratix, Westermo, etc)</w:t>
      </w:r>
    </w:p>
    <w:p w14:paraId="59E395EF" w14:textId="77777777" w:rsidR="00805A46" w:rsidRPr="00A438B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</w:p>
    <w:p w14:paraId="0AFBCC91" w14:textId="6C92990D" w:rsidR="00805A46" w:rsidRPr="00A438BA" w:rsidRDefault="00805A46" w:rsidP="00805A46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Serán parte del alcance de </w:t>
      </w:r>
      <w:r w:rsidR="005B4700" w:rsidRPr="00A438BA">
        <w:rPr>
          <w:rFonts w:ascii="Arial" w:hAnsi="Arial"/>
          <w:sz w:val="22"/>
          <w:szCs w:val="24"/>
        </w:rPr>
        <w:t>esta provisión</w:t>
      </w:r>
      <w:r w:rsidRPr="00A438BA">
        <w:rPr>
          <w:rFonts w:ascii="Arial" w:hAnsi="Arial"/>
          <w:sz w:val="22"/>
          <w:szCs w:val="24"/>
        </w:rPr>
        <w:t xml:space="preserve"> actividades (no limitativas, complementarias a las ya explicitas de manera general):</w:t>
      </w:r>
    </w:p>
    <w:p w14:paraId="1C33020F" w14:textId="27DE2463" w:rsidR="00D1006B" w:rsidRPr="00A438BA" w:rsidRDefault="00805A46" w:rsidP="00182FF2">
      <w:pPr>
        <w:pStyle w:val="Prrafodelista"/>
        <w:numPr>
          <w:ilvl w:val="0"/>
          <w:numId w:val="17"/>
        </w:numPr>
        <w:spacing w:before="120" w:after="120" w:line="276" w:lineRule="auto"/>
        <w:ind w:left="851" w:firstLine="0"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FAT de los tableros provistos, debiendo informar a </w:t>
      </w:r>
      <w:r w:rsidR="00970CF6" w:rsidRPr="00A438BA">
        <w:rPr>
          <w:rFonts w:ascii="Arial" w:hAnsi="Arial"/>
          <w:sz w:val="22"/>
          <w:szCs w:val="24"/>
        </w:rPr>
        <w:t>Pluspetrol</w:t>
      </w:r>
      <w:r w:rsidRPr="00A438BA">
        <w:rPr>
          <w:rFonts w:ascii="Arial" w:hAnsi="Arial"/>
          <w:sz w:val="22"/>
          <w:szCs w:val="24"/>
        </w:rPr>
        <w:t xml:space="preserve"> con antelación para asegurar la participación en las pruebas</w:t>
      </w:r>
      <w:ins w:id="4" w:author="MATTANO, NICOLAS" w:date="2026-07-22T14:58:00Z" w16du:dateUtc="2026-07-22T17:58:00Z">
        <w:r w:rsidR="000B422C">
          <w:rPr>
            <w:rFonts w:ascii="Arial" w:hAnsi="Arial"/>
            <w:sz w:val="22"/>
            <w:szCs w:val="24"/>
          </w:rPr>
          <w:t>.</w:t>
        </w:r>
      </w:ins>
      <w:del w:id="5" w:author="MATTANO, NICOLAS" w:date="2026-07-21T14:44:00Z" w16du:dateUtc="2026-07-21T17:44:00Z">
        <w:r w:rsidRPr="00A438BA" w:rsidDel="009A049A">
          <w:rPr>
            <w:rFonts w:ascii="Arial" w:hAnsi="Arial"/>
            <w:sz w:val="22"/>
            <w:szCs w:val="24"/>
          </w:rPr>
          <w:delText>.</w:delText>
        </w:r>
      </w:del>
      <w:bookmarkStart w:id="6" w:name="_Toc433042661"/>
    </w:p>
    <w:p w14:paraId="46EDEBBE" w14:textId="77777777" w:rsidR="005770CA" w:rsidRPr="00A438BA" w:rsidRDefault="005770CA" w:rsidP="005770CA">
      <w:pPr>
        <w:spacing w:before="120" w:after="120" w:line="276" w:lineRule="auto"/>
        <w:ind w:left="851"/>
        <w:jc w:val="both"/>
        <w:rPr>
          <w:rFonts w:ascii="Arial" w:hAnsi="Arial"/>
          <w:color w:val="FF0000"/>
          <w:sz w:val="22"/>
          <w:szCs w:val="24"/>
          <w:highlight w:val="yellow"/>
        </w:rPr>
      </w:pPr>
    </w:p>
    <w:p w14:paraId="35984AB7" w14:textId="77777777" w:rsidR="00455E6A" w:rsidRPr="00A438BA" w:rsidRDefault="00455E6A" w:rsidP="00455E6A">
      <w:pPr>
        <w:pStyle w:val="Prrafodelista"/>
        <w:keepNext/>
        <w:numPr>
          <w:ilvl w:val="0"/>
          <w:numId w:val="10"/>
        </w:numPr>
        <w:contextualSpacing w:val="0"/>
        <w:outlineLvl w:val="0"/>
        <w:rPr>
          <w:rFonts w:ascii="Arial" w:hAnsi="Arial"/>
          <w:b/>
          <w:vanish/>
          <w:sz w:val="24"/>
        </w:rPr>
      </w:pPr>
      <w:bookmarkStart w:id="7" w:name="_Toc210637825"/>
      <w:bookmarkStart w:id="8" w:name="_Toc210644198"/>
      <w:bookmarkStart w:id="9" w:name="_Toc210652308"/>
      <w:bookmarkStart w:id="10" w:name="_Toc210652348"/>
      <w:bookmarkStart w:id="11" w:name="_Toc210652380"/>
      <w:bookmarkStart w:id="12" w:name="_Toc226975820"/>
      <w:bookmarkStart w:id="13" w:name="_Toc227142946"/>
      <w:bookmarkStart w:id="14" w:name="_Toc227143184"/>
      <w:bookmarkStart w:id="15" w:name="_Toc227156715"/>
      <w:bookmarkStart w:id="16" w:name="_Toc236753396"/>
      <w:bookmarkStart w:id="17" w:name="_Toc236753820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2C44441C" w14:textId="77777777" w:rsidR="00455E6A" w:rsidRPr="00A438BA" w:rsidRDefault="00455E6A" w:rsidP="00455E6A">
      <w:pPr>
        <w:pStyle w:val="Prrafodelista"/>
        <w:keepNext/>
        <w:numPr>
          <w:ilvl w:val="0"/>
          <w:numId w:val="10"/>
        </w:numPr>
        <w:contextualSpacing w:val="0"/>
        <w:outlineLvl w:val="0"/>
        <w:rPr>
          <w:rFonts w:ascii="Arial" w:hAnsi="Arial"/>
          <w:b/>
          <w:vanish/>
          <w:sz w:val="24"/>
        </w:rPr>
      </w:pPr>
      <w:bookmarkStart w:id="18" w:name="_Toc210637826"/>
      <w:bookmarkStart w:id="19" w:name="_Toc210644199"/>
      <w:bookmarkStart w:id="20" w:name="_Toc210652309"/>
      <w:bookmarkStart w:id="21" w:name="_Toc210652349"/>
      <w:bookmarkStart w:id="22" w:name="_Toc210652381"/>
      <w:bookmarkStart w:id="23" w:name="_Toc226975821"/>
      <w:bookmarkStart w:id="24" w:name="_Toc227142947"/>
      <w:bookmarkStart w:id="25" w:name="_Toc227143185"/>
      <w:bookmarkStart w:id="26" w:name="_Toc227156716"/>
      <w:bookmarkStart w:id="27" w:name="_Toc236753397"/>
      <w:bookmarkStart w:id="28" w:name="_Toc236753821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7A6C74D2" w14:textId="3538E559" w:rsidR="00044BBB" w:rsidRPr="009B2E4B" w:rsidRDefault="00455E6A" w:rsidP="005770CA">
      <w:pPr>
        <w:pStyle w:val="Ttulo2"/>
        <w:numPr>
          <w:ilvl w:val="1"/>
          <w:numId w:val="10"/>
        </w:numPr>
        <w:spacing w:before="0"/>
        <w:rPr>
          <w:smallCaps/>
          <w:sz w:val="22"/>
          <w:szCs w:val="24"/>
          <w:highlight w:val="yellow"/>
        </w:rPr>
      </w:pPr>
      <w:bookmarkStart w:id="29" w:name="_Toc236753822"/>
      <w:r w:rsidRPr="009B2E4B">
        <w:rPr>
          <w:smallCaps/>
          <w:sz w:val="22"/>
          <w:szCs w:val="24"/>
          <w:highlight w:val="yellow"/>
        </w:rPr>
        <w:t>Ampliación</w:t>
      </w:r>
      <w:r w:rsidR="00044BBB" w:rsidRPr="009B2E4B">
        <w:rPr>
          <w:smallCaps/>
          <w:sz w:val="22"/>
          <w:szCs w:val="24"/>
          <w:highlight w:val="yellow"/>
        </w:rPr>
        <w:t xml:space="preserve"> de PSS</w:t>
      </w:r>
      <w:bookmarkEnd w:id="29"/>
    </w:p>
    <w:p w14:paraId="3F0B4FFD" w14:textId="77777777" w:rsidR="00240F4E" w:rsidRDefault="00CF0522" w:rsidP="002D3D6F">
      <w:pPr>
        <w:spacing w:after="120"/>
        <w:ind w:left="567"/>
        <w:jc w:val="both"/>
        <w:rPr>
          <w:ins w:id="30" w:author="PIERRETTI, IVAN" w:date="2026-08-04T12:59:00Z" w16du:dateUtc="2026-08-04T15:59:00Z"/>
          <w:rFonts w:ascii="Arial" w:hAnsi="Arial"/>
          <w:sz w:val="22"/>
          <w:szCs w:val="24"/>
          <w:highlight w:val="yellow"/>
        </w:rPr>
      </w:pPr>
      <w:r w:rsidRPr="009B2E4B">
        <w:rPr>
          <w:rFonts w:ascii="Arial" w:hAnsi="Arial"/>
          <w:strike/>
          <w:sz w:val="22"/>
          <w:szCs w:val="24"/>
          <w:highlight w:val="yellow"/>
        </w:rPr>
        <w:t>Después de los estudios pertinentes de optimización se concluyó que no se requiere esta ampliación.</w:t>
      </w:r>
      <w:r w:rsidRPr="009B2E4B">
        <w:rPr>
          <w:rFonts w:ascii="Arial" w:hAnsi="Arial"/>
          <w:sz w:val="22"/>
          <w:szCs w:val="24"/>
          <w:highlight w:val="yellow"/>
        </w:rPr>
        <w:t xml:space="preserve"> </w:t>
      </w:r>
    </w:p>
    <w:p w14:paraId="4F3332EB" w14:textId="4D4083C1" w:rsidR="00044BBB" w:rsidRPr="009B2E4B" w:rsidRDefault="00044BBB" w:rsidP="002D3D6F">
      <w:pPr>
        <w:spacing w:after="120"/>
        <w:ind w:left="567"/>
        <w:jc w:val="both"/>
        <w:rPr>
          <w:rFonts w:ascii="Arial" w:hAnsi="Arial"/>
          <w:sz w:val="22"/>
          <w:szCs w:val="24"/>
          <w:highlight w:val="yellow"/>
        </w:rPr>
      </w:pPr>
      <w:r w:rsidRPr="009B2E4B">
        <w:rPr>
          <w:rFonts w:ascii="Arial" w:hAnsi="Arial"/>
          <w:sz w:val="22"/>
          <w:szCs w:val="24"/>
          <w:highlight w:val="yellow"/>
        </w:rPr>
        <w:t xml:space="preserve">Respecto de la instrumentación en la zona sur de la planta (como el ingreso, salida, etc.) se cableará a la sala remota 6. En este caso se deberá considerar </w:t>
      </w:r>
      <w:r w:rsidR="00940777" w:rsidRPr="009B2E4B">
        <w:rPr>
          <w:rFonts w:ascii="Arial" w:hAnsi="Arial"/>
          <w:sz w:val="22"/>
          <w:szCs w:val="24"/>
          <w:highlight w:val="yellow"/>
        </w:rPr>
        <w:t xml:space="preserve">que </w:t>
      </w:r>
      <w:r w:rsidRPr="009B2E4B">
        <w:rPr>
          <w:rFonts w:ascii="Arial" w:hAnsi="Arial"/>
          <w:sz w:val="22"/>
          <w:szCs w:val="24"/>
          <w:highlight w:val="yellow"/>
        </w:rPr>
        <w:t>el PSS requerirá una ampliación. El proveedor deberá considerar los siguientes puntos: </w:t>
      </w:r>
    </w:p>
    <w:p w14:paraId="7A354612" w14:textId="2EA4F935" w:rsidR="00044BBB" w:rsidRPr="009B2E4B" w:rsidRDefault="00044BBB" w:rsidP="00650662">
      <w:pPr>
        <w:pStyle w:val="Prrafodelista"/>
        <w:numPr>
          <w:ilvl w:val="0"/>
          <w:numId w:val="17"/>
        </w:numPr>
        <w:jc w:val="both"/>
        <w:rPr>
          <w:rFonts w:ascii="Arial" w:hAnsi="Arial"/>
          <w:sz w:val="22"/>
          <w:szCs w:val="24"/>
          <w:highlight w:val="yellow"/>
        </w:rPr>
      </w:pPr>
      <w:r w:rsidRPr="009B2E4B">
        <w:rPr>
          <w:rFonts w:ascii="Arial" w:hAnsi="Arial"/>
          <w:sz w:val="22"/>
          <w:szCs w:val="24"/>
          <w:highlight w:val="yellow"/>
        </w:rPr>
        <w:t>Módulos de I/O requeridos según Listado de Señales más reserva (para instalación en Rack existente).  </w:t>
      </w:r>
    </w:p>
    <w:p w14:paraId="5F0E14CD" w14:textId="77777777" w:rsidR="00650662" w:rsidRPr="009B2E4B" w:rsidRDefault="00044BBB" w:rsidP="00650662">
      <w:pPr>
        <w:pStyle w:val="Prrafodelista"/>
        <w:numPr>
          <w:ilvl w:val="0"/>
          <w:numId w:val="17"/>
        </w:numPr>
        <w:jc w:val="both"/>
        <w:rPr>
          <w:rFonts w:ascii="Arial" w:hAnsi="Arial"/>
          <w:sz w:val="22"/>
          <w:szCs w:val="24"/>
          <w:highlight w:val="yellow"/>
        </w:rPr>
      </w:pPr>
      <w:r w:rsidRPr="009B2E4B">
        <w:rPr>
          <w:rFonts w:ascii="Arial" w:hAnsi="Arial"/>
          <w:sz w:val="22"/>
          <w:szCs w:val="24"/>
          <w:highlight w:val="yellow"/>
        </w:rPr>
        <w:t>Connector boards para los módulos.  </w:t>
      </w:r>
    </w:p>
    <w:p w14:paraId="68F3E221" w14:textId="77777777" w:rsidR="00650662" w:rsidRPr="009B2E4B" w:rsidRDefault="00044BBB" w:rsidP="00650662">
      <w:pPr>
        <w:pStyle w:val="Prrafodelista"/>
        <w:numPr>
          <w:ilvl w:val="0"/>
          <w:numId w:val="17"/>
        </w:numPr>
        <w:jc w:val="both"/>
        <w:rPr>
          <w:rFonts w:ascii="Arial" w:hAnsi="Arial"/>
          <w:sz w:val="22"/>
          <w:szCs w:val="24"/>
          <w:highlight w:val="yellow"/>
        </w:rPr>
      </w:pPr>
      <w:r w:rsidRPr="009B2E4B">
        <w:rPr>
          <w:rFonts w:ascii="Arial" w:hAnsi="Arial"/>
          <w:sz w:val="22"/>
          <w:szCs w:val="24"/>
          <w:highlight w:val="yellow"/>
        </w:rPr>
        <w:t>Cables FTA para conexión a tablero de marshalling.  </w:t>
      </w:r>
    </w:p>
    <w:p w14:paraId="6AC88C1A" w14:textId="71CFC770" w:rsidR="00901E82" w:rsidRPr="009B2E4B" w:rsidRDefault="00044BBB" w:rsidP="00901E82">
      <w:pPr>
        <w:pStyle w:val="Prrafodelista"/>
        <w:numPr>
          <w:ilvl w:val="0"/>
          <w:numId w:val="17"/>
        </w:numPr>
        <w:jc w:val="both"/>
        <w:rPr>
          <w:rFonts w:ascii="Arial" w:hAnsi="Arial"/>
          <w:sz w:val="22"/>
          <w:szCs w:val="24"/>
          <w:highlight w:val="lightGray"/>
        </w:rPr>
      </w:pPr>
      <w:r w:rsidRPr="009B2E4B">
        <w:rPr>
          <w:rFonts w:ascii="Arial" w:hAnsi="Arial"/>
          <w:sz w:val="22"/>
          <w:szCs w:val="24"/>
          <w:highlight w:val="yellow"/>
        </w:rPr>
        <w:t>Tablero de marshalling complet</w:t>
      </w:r>
      <w:r w:rsidR="00045430" w:rsidRPr="009B2E4B">
        <w:rPr>
          <w:rFonts w:ascii="Arial" w:hAnsi="Arial"/>
          <w:sz w:val="22"/>
          <w:szCs w:val="24"/>
          <w:highlight w:val="yellow"/>
        </w:rPr>
        <w:t>o</w:t>
      </w:r>
    </w:p>
    <w:p w14:paraId="75279343" w14:textId="77777777" w:rsidR="006F35E5" w:rsidRPr="00A438BA" w:rsidRDefault="006F35E5" w:rsidP="006F35E5">
      <w:pPr>
        <w:jc w:val="both"/>
        <w:rPr>
          <w:rFonts w:ascii="Arial" w:hAnsi="Arial"/>
          <w:sz w:val="22"/>
          <w:szCs w:val="24"/>
        </w:rPr>
      </w:pPr>
    </w:p>
    <w:p w14:paraId="66F676B1" w14:textId="77777777" w:rsidR="006F35E5" w:rsidRPr="00A438BA" w:rsidRDefault="006F35E5" w:rsidP="006F35E5">
      <w:pPr>
        <w:jc w:val="both"/>
        <w:rPr>
          <w:rFonts w:ascii="Arial" w:hAnsi="Arial"/>
          <w:sz w:val="22"/>
          <w:szCs w:val="24"/>
        </w:rPr>
      </w:pPr>
    </w:p>
    <w:p w14:paraId="076694D4" w14:textId="77777777" w:rsidR="006F35E5" w:rsidRPr="00A438BA" w:rsidRDefault="006F35E5" w:rsidP="006F35E5">
      <w:pPr>
        <w:jc w:val="both"/>
        <w:rPr>
          <w:rFonts w:ascii="Arial" w:hAnsi="Arial"/>
          <w:sz w:val="22"/>
          <w:szCs w:val="24"/>
        </w:rPr>
      </w:pPr>
    </w:p>
    <w:p w14:paraId="75376966" w14:textId="77777777" w:rsidR="006F35E5" w:rsidRPr="00A438BA" w:rsidRDefault="006F35E5" w:rsidP="006F35E5">
      <w:pPr>
        <w:jc w:val="both"/>
        <w:rPr>
          <w:rFonts w:ascii="Arial" w:hAnsi="Arial"/>
          <w:sz w:val="22"/>
          <w:szCs w:val="24"/>
        </w:rPr>
      </w:pPr>
    </w:p>
    <w:p w14:paraId="2C59DE7B" w14:textId="77777777" w:rsidR="006F35E5" w:rsidRPr="00A438BA" w:rsidRDefault="006F35E5" w:rsidP="006F35E5">
      <w:pPr>
        <w:jc w:val="both"/>
        <w:rPr>
          <w:rFonts w:ascii="Arial" w:hAnsi="Arial"/>
          <w:sz w:val="22"/>
          <w:szCs w:val="24"/>
        </w:rPr>
      </w:pPr>
    </w:p>
    <w:p w14:paraId="6DC63A75" w14:textId="0E51A0F5" w:rsidR="00D1006B" w:rsidRPr="00A438BA" w:rsidRDefault="00D1006B" w:rsidP="00F83928">
      <w:pPr>
        <w:pStyle w:val="Ttulo1"/>
        <w:numPr>
          <w:ilvl w:val="0"/>
          <w:numId w:val="9"/>
        </w:numPr>
        <w:spacing w:before="240"/>
        <w:rPr>
          <w:caps/>
          <w:sz w:val="22"/>
          <w:szCs w:val="24"/>
        </w:rPr>
      </w:pPr>
      <w:bookmarkStart w:id="31" w:name="_Toc236753823"/>
      <w:r w:rsidRPr="00A438BA">
        <w:rPr>
          <w:caps/>
          <w:sz w:val="22"/>
          <w:szCs w:val="24"/>
        </w:rPr>
        <w:t>Referencias</w:t>
      </w:r>
      <w:bookmarkEnd w:id="31"/>
    </w:p>
    <w:p w14:paraId="75F57E16" w14:textId="77777777" w:rsidR="003F6FD5" w:rsidRPr="003F6FD5" w:rsidRDefault="003F6FD5" w:rsidP="003F6FD5">
      <w:pPr>
        <w:pStyle w:val="Prrafodelista"/>
        <w:keepNext/>
        <w:numPr>
          <w:ilvl w:val="0"/>
          <w:numId w:val="10"/>
        </w:numPr>
        <w:contextualSpacing w:val="0"/>
        <w:outlineLvl w:val="0"/>
        <w:rPr>
          <w:rFonts w:ascii="Arial" w:hAnsi="Arial"/>
          <w:b/>
          <w:vanish/>
          <w:sz w:val="24"/>
        </w:rPr>
      </w:pPr>
      <w:bookmarkStart w:id="32" w:name="_Toc209780016"/>
      <w:bookmarkStart w:id="33" w:name="_Toc209781687"/>
      <w:bookmarkStart w:id="34" w:name="_Toc209794402"/>
      <w:bookmarkStart w:id="35" w:name="_Toc209794563"/>
      <w:bookmarkStart w:id="36" w:name="_Toc210033242"/>
      <w:bookmarkStart w:id="37" w:name="_Toc210637829"/>
      <w:bookmarkStart w:id="38" w:name="_Toc210644202"/>
      <w:bookmarkStart w:id="39" w:name="_Toc210652312"/>
      <w:bookmarkStart w:id="40" w:name="_Toc210652352"/>
      <w:bookmarkStart w:id="41" w:name="_Toc210652384"/>
      <w:bookmarkStart w:id="42" w:name="_Toc226975824"/>
      <w:bookmarkStart w:id="43" w:name="_Toc227142950"/>
      <w:bookmarkStart w:id="44" w:name="_Toc227143188"/>
      <w:bookmarkStart w:id="45" w:name="_Toc227156719"/>
      <w:bookmarkStart w:id="46" w:name="_Toc236753400"/>
      <w:bookmarkStart w:id="47" w:name="_Toc236753824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5B5A33D2" w14:textId="0EA840B8" w:rsidR="00771780" w:rsidRPr="000E520C" w:rsidRDefault="00771780" w:rsidP="003F6FD5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48" w:name="_Toc236753825"/>
      <w:r w:rsidRPr="000E520C">
        <w:rPr>
          <w:smallCaps/>
          <w:sz w:val="22"/>
          <w:szCs w:val="24"/>
        </w:rPr>
        <w:t>Términos y abreviaciones</w:t>
      </w:r>
      <w:bookmarkEnd w:id="6"/>
      <w:bookmarkEnd w:id="48"/>
    </w:p>
    <w:p w14:paraId="2E82DF59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CPF:</w:t>
      </w:r>
      <w:r w:rsidRPr="00A438BA">
        <w:rPr>
          <w:lang w:val="es-AR"/>
        </w:rPr>
        <w:t xml:space="preserve"> Central Production Facility</w:t>
      </w:r>
    </w:p>
    <w:p w14:paraId="6DBF2DEC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EPF:</w:t>
      </w:r>
      <w:r w:rsidRPr="00A438BA">
        <w:rPr>
          <w:lang w:val="es-AR"/>
        </w:rPr>
        <w:t xml:space="preserve"> Early Production Facility</w:t>
      </w:r>
    </w:p>
    <w:p w14:paraId="5A51B9B5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Cliente:</w:t>
      </w:r>
      <w:r w:rsidRPr="00A438BA">
        <w:rPr>
          <w:lang w:val="es-AR"/>
        </w:rPr>
        <w:t xml:space="preserve"> Pluspetrol S.A</w:t>
      </w:r>
    </w:p>
    <w:p w14:paraId="0C4E4214" w14:textId="77777777" w:rsidR="00771780" w:rsidRPr="00A438BA" w:rsidRDefault="00771780" w:rsidP="00182FF2">
      <w:pPr>
        <w:pStyle w:val="Normal1"/>
        <w:spacing w:before="0" w:after="0"/>
        <w:ind w:left="851"/>
        <w:rPr>
          <w:bCs/>
          <w:lang w:val="es-AR"/>
        </w:rPr>
      </w:pPr>
      <w:r w:rsidRPr="00A438BA">
        <w:rPr>
          <w:b/>
          <w:lang w:val="es-AR"/>
        </w:rPr>
        <w:t xml:space="preserve">DBD: </w:t>
      </w:r>
      <w:r w:rsidRPr="00A438BA">
        <w:rPr>
          <w:bCs/>
          <w:lang w:val="es-AR"/>
        </w:rPr>
        <w:t>Datos Básicos de Diseño</w:t>
      </w:r>
    </w:p>
    <w:p w14:paraId="3149AD44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 xml:space="preserve">ED: </w:t>
      </w:r>
      <w:r w:rsidRPr="00A438BA">
        <w:rPr>
          <w:lang w:val="es-AR"/>
        </w:rPr>
        <w:t>Especificación de Diseño</w:t>
      </w:r>
    </w:p>
    <w:p w14:paraId="7288E5CA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EPC:</w:t>
      </w:r>
      <w:r w:rsidRPr="00A438BA">
        <w:rPr>
          <w:lang w:val="es-AR"/>
        </w:rPr>
        <w:t xml:space="preserve"> ingeniería Compra y Construcción</w:t>
      </w:r>
    </w:p>
    <w:p w14:paraId="08E4594B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ET:</w:t>
      </w:r>
      <w:r w:rsidRPr="00A438BA">
        <w:rPr>
          <w:lang w:val="es-AR"/>
        </w:rPr>
        <w:t xml:space="preserve"> Especificación Técnica</w:t>
      </w:r>
    </w:p>
    <w:p w14:paraId="3B423CBB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FAT:</w:t>
      </w:r>
      <w:r w:rsidRPr="00A438BA">
        <w:rPr>
          <w:lang w:val="es-AR"/>
        </w:rPr>
        <w:t xml:space="preserve"> Pruebas de Aceptación en Taller (Factory Acceptance Test)</w:t>
      </w:r>
    </w:p>
    <w:p w14:paraId="7720AB65" w14:textId="77777777" w:rsidR="00771780" w:rsidRPr="00A438BA" w:rsidRDefault="00771780" w:rsidP="00182FF2">
      <w:pPr>
        <w:pStyle w:val="Normal1"/>
        <w:spacing w:before="0" w:after="0"/>
        <w:ind w:left="851"/>
        <w:rPr>
          <w:b/>
          <w:lang w:val="es-AR"/>
        </w:rPr>
      </w:pPr>
      <w:r w:rsidRPr="00A438BA">
        <w:rPr>
          <w:b/>
          <w:lang w:val="es-AR"/>
        </w:rPr>
        <w:t>HD:</w:t>
      </w:r>
      <w:r w:rsidRPr="00A438BA">
        <w:rPr>
          <w:lang w:val="es-AR"/>
        </w:rPr>
        <w:t xml:space="preserve"> Hoja de datos</w:t>
      </w:r>
    </w:p>
    <w:p w14:paraId="3B5C3D40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LON:</w:t>
      </w:r>
      <w:r w:rsidRPr="00A438BA">
        <w:rPr>
          <w:lang w:val="es-AR"/>
        </w:rPr>
        <w:t xml:space="preserve"> Red operativa local</w:t>
      </w:r>
    </w:p>
    <w:p w14:paraId="5CA687F4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MAT:</w:t>
      </w:r>
      <w:r w:rsidRPr="00A438BA">
        <w:rPr>
          <w:lang w:val="es-AR"/>
        </w:rPr>
        <w:t xml:space="preserve"> Pruebas de Aceptación del Fabricante (Manufacturer Acceptance Test)</w:t>
      </w:r>
    </w:p>
    <w:p w14:paraId="7BBA9552" w14:textId="77777777" w:rsidR="00771780" w:rsidRPr="000564A8" w:rsidRDefault="00771780" w:rsidP="00182FF2">
      <w:pPr>
        <w:pStyle w:val="Normal1"/>
        <w:spacing w:before="0" w:after="0"/>
        <w:ind w:left="851"/>
        <w:rPr>
          <w:bCs/>
          <w:lang w:val="en-US"/>
        </w:rPr>
      </w:pPr>
      <w:r w:rsidRPr="000564A8">
        <w:rPr>
          <w:b/>
          <w:lang w:val="en-US"/>
        </w:rPr>
        <w:t xml:space="preserve">OPC: </w:t>
      </w:r>
      <w:r w:rsidRPr="000564A8">
        <w:rPr>
          <w:bCs/>
          <w:lang w:val="en-US"/>
        </w:rPr>
        <w:t>OLE (Object Linking and Embedding) for Process Control</w:t>
      </w:r>
    </w:p>
    <w:p w14:paraId="3FFF6A64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PEM:</w:t>
      </w:r>
      <w:r w:rsidRPr="00A438BA">
        <w:rPr>
          <w:lang w:val="es-AR"/>
        </w:rPr>
        <w:t xml:space="preserve"> Puesta en Marcha</w:t>
      </w:r>
    </w:p>
    <w:p w14:paraId="44A1650E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PLC:</w:t>
      </w:r>
      <w:r w:rsidRPr="00A438BA">
        <w:rPr>
          <w:lang w:val="es-AR"/>
        </w:rPr>
        <w:t xml:space="preserve"> Controlador Lógico Programable</w:t>
      </w:r>
    </w:p>
    <w:p w14:paraId="7EAEA50C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Proveedor:</w:t>
      </w:r>
      <w:r w:rsidRPr="00A438BA">
        <w:rPr>
          <w:lang w:val="es-AR"/>
        </w:rPr>
        <w:t xml:space="preserve"> Empresa designada para la provisión de sistema objeto de esta ET</w:t>
      </w:r>
    </w:p>
    <w:p w14:paraId="0CFEAAD5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SAT:</w:t>
      </w:r>
      <w:r w:rsidRPr="00A438BA">
        <w:rPr>
          <w:lang w:val="es-AR"/>
        </w:rPr>
        <w:t xml:space="preserve"> Pruebas de Aceptación en Planta (Site Acceptance Testing)</w:t>
      </w:r>
    </w:p>
    <w:p w14:paraId="20EC6F65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SCADA:</w:t>
      </w:r>
      <w:r w:rsidRPr="00A438BA">
        <w:rPr>
          <w:lang w:val="es-AR"/>
        </w:rPr>
        <w:t xml:space="preserve"> Sistema de Control y Adquisición de datos (Supervisory Control and Data Acquisition)</w:t>
      </w:r>
    </w:p>
    <w:p w14:paraId="297A2A25" w14:textId="77777777" w:rsidR="00771780" w:rsidRPr="00A438BA" w:rsidRDefault="00771780" w:rsidP="00182FF2">
      <w:pPr>
        <w:pStyle w:val="Normal1"/>
        <w:spacing w:before="0" w:after="0"/>
        <w:ind w:left="851"/>
        <w:rPr>
          <w:lang w:val="es-AR"/>
        </w:rPr>
      </w:pPr>
      <w:r w:rsidRPr="00A438BA">
        <w:rPr>
          <w:b/>
          <w:lang w:val="es-AR"/>
        </w:rPr>
        <w:t>PCS:</w:t>
      </w:r>
      <w:r w:rsidRPr="00A438BA">
        <w:rPr>
          <w:lang w:val="es-AR"/>
        </w:rPr>
        <w:t xml:space="preserve"> Sistema de Control de Procesos (Process Control System)</w:t>
      </w:r>
    </w:p>
    <w:p w14:paraId="4EAF869C" w14:textId="77777777" w:rsidR="00771780" w:rsidRPr="00A438BA" w:rsidRDefault="00771780" w:rsidP="00182FF2">
      <w:pPr>
        <w:pStyle w:val="Normal1"/>
        <w:spacing w:before="0" w:after="0"/>
        <w:ind w:left="851"/>
        <w:rPr>
          <w:b/>
          <w:lang w:val="es-AR"/>
        </w:rPr>
      </w:pPr>
      <w:r w:rsidRPr="00A438BA">
        <w:rPr>
          <w:b/>
          <w:lang w:val="es-AR"/>
        </w:rPr>
        <w:t xml:space="preserve">SE: </w:t>
      </w:r>
      <w:r w:rsidRPr="00A438BA">
        <w:rPr>
          <w:bCs/>
          <w:lang w:val="es-AR"/>
        </w:rPr>
        <w:t>Sistema de Enclavamientos de Emergencia (ESD).</w:t>
      </w:r>
    </w:p>
    <w:p w14:paraId="3ECBFF37" w14:textId="77777777" w:rsidR="00771780" w:rsidRPr="00A438BA" w:rsidRDefault="00771780" w:rsidP="00182FF2">
      <w:pPr>
        <w:pStyle w:val="Normal1"/>
        <w:spacing w:before="0" w:after="0"/>
        <w:ind w:left="851"/>
        <w:rPr>
          <w:b/>
          <w:lang w:val="es-AR"/>
        </w:rPr>
      </w:pPr>
      <w:r w:rsidRPr="00A438BA">
        <w:rPr>
          <w:b/>
          <w:lang w:val="es-AR"/>
        </w:rPr>
        <w:t xml:space="preserve">SIL: </w:t>
      </w:r>
      <w:r w:rsidRPr="00A438BA">
        <w:rPr>
          <w:bCs/>
          <w:lang w:val="es-AR"/>
        </w:rPr>
        <w:t>Nivel de Integridad de Seguridad (Safety Integrity Level).</w:t>
      </w:r>
    </w:p>
    <w:p w14:paraId="6198BF73" w14:textId="7D52C020" w:rsidR="00771780" w:rsidRPr="00A438BA" w:rsidRDefault="00771780" w:rsidP="00182FF2">
      <w:pPr>
        <w:pStyle w:val="Normal1"/>
        <w:spacing w:before="0" w:after="0"/>
        <w:ind w:left="851"/>
        <w:rPr>
          <w:b/>
          <w:lang w:val="es-AR"/>
        </w:rPr>
      </w:pPr>
      <w:r w:rsidRPr="00A438BA">
        <w:rPr>
          <w:b/>
          <w:lang w:val="es-AR"/>
        </w:rPr>
        <w:t xml:space="preserve">SIS: </w:t>
      </w:r>
      <w:r w:rsidRPr="00A438BA">
        <w:rPr>
          <w:bCs/>
          <w:lang w:val="es-AR"/>
        </w:rPr>
        <w:t>Sistemas de Seguridad Instrumentados (Safety Instrumented System).</w:t>
      </w:r>
    </w:p>
    <w:p w14:paraId="3BF59AEF" w14:textId="77777777" w:rsidR="00771780" w:rsidRPr="00A438BA" w:rsidRDefault="00771780" w:rsidP="004A16D8">
      <w:pPr>
        <w:pStyle w:val="Ttulo2"/>
        <w:numPr>
          <w:ilvl w:val="1"/>
          <w:numId w:val="10"/>
        </w:numPr>
      </w:pPr>
      <w:bookmarkStart w:id="49" w:name="_Toc433042662"/>
      <w:bookmarkStart w:id="50" w:name="_Toc236753826"/>
      <w:r w:rsidRPr="00A438BA">
        <w:rPr>
          <w:smallCaps/>
          <w:sz w:val="22"/>
          <w:szCs w:val="24"/>
        </w:rPr>
        <w:t>Consideraciones</w:t>
      </w:r>
      <w:bookmarkEnd w:id="49"/>
      <w:bookmarkEnd w:id="50"/>
    </w:p>
    <w:p w14:paraId="58459BD6" w14:textId="525D5169" w:rsidR="00771780" w:rsidRPr="00A438BA" w:rsidRDefault="00771780" w:rsidP="00D855A8">
      <w:pPr>
        <w:spacing w:before="120" w:after="120" w:line="276" w:lineRule="auto"/>
        <w:ind w:left="567"/>
        <w:jc w:val="both"/>
        <w:rPr>
          <w:rFonts w:ascii="Arial" w:hAnsi="Arial" w:cs="Arial"/>
          <w:sz w:val="22"/>
          <w:szCs w:val="24"/>
        </w:rPr>
      </w:pPr>
      <w:r w:rsidRPr="00A438BA">
        <w:rPr>
          <w:rFonts w:ascii="Arial" w:hAnsi="Arial" w:cs="Arial"/>
          <w:sz w:val="22"/>
          <w:szCs w:val="24"/>
        </w:rPr>
        <w:t>Para las provisiones, montajes y configuraciones de los diferentes elementos, se seguirán los criterios establecidos en la Ingeniería de Detalle, visada por P</w:t>
      </w:r>
      <w:r w:rsidR="00AD15E2" w:rsidRPr="00A438BA">
        <w:rPr>
          <w:rFonts w:ascii="Arial" w:hAnsi="Arial" w:cs="Arial"/>
          <w:sz w:val="22"/>
          <w:szCs w:val="24"/>
        </w:rPr>
        <w:t>luspetrol</w:t>
      </w:r>
      <w:r w:rsidRPr="00A438BA">
        <w:rPr>
          <w:rFonts w:ascii="Arial" w:hAnsi="Arial" w:cs="Arial"/>
          <w:sz w:val="22"/>
          <w:szCs w:val="24"/>
        </w:rPr>
        <w:t>, a los efectos de mantener una planta integrada y unificada en las instalaciones y equipos de electricidad. Se debe recordar que la instalación eléctrica deberá realizarse según la norma IEC.</w:t>
      </w:r>
    </w:p>
    <w:p w14:paraId="731F1561" w14:textId="65836EE4" w:rsidR="00CF0522" w:rsidRPr="004D1E7D" w:rsidRDefault="00771780" w:rsidP="004D1E7D">
      <w:pPr>
        <w:spacing w:before="120" w:after="120" w:line="276" w:lineRule="auto"/>
        <w:ind w:left="567"/>
        <w:jc w:val="both"/>
        <w:rPr>
          <w:rFonts w:ascii="Arial" w:hAnsi="Arial" w:cs="Arial"/>
          <w:sz w:val="22"/>
          <w:szCs w:val="24"/>
        </w:rPr>
      </w:pPr>
      <w:r w:rsidRPr="00A438BA">
        <w:rPr>
          <w:rFonts w:ascii="Arial" w:hAnsi="Arial" w:cs="Arial"/>
          <w:sz w:val="22"/>
          <w:szCs w:val="24"/>
        </w:rPr>
        <w:t>El diseño de las instalaciones, las características técnicas y calidad de los materiales, los métodos de control y ensayos responderán los estándares de P</w:t>
      </w:r>
      <w:r w:rsidR="004330C7" w:rsidRPr="00A438BA">
        <w:rPr>
          <w:rFonts w:ascii="Arial" w:hAnsi="Arial" w:cs="Arial"/>
          <w:sz w:val="22"/>
          <w:szCs w:val="24"/>
        </w:rPr>
        <w:t xml:space="preserve">luspetrol </w:t>
      </w:r>
      <w:r w:rsidRPr="00A438BA">
        <w:rPr>
          <w:rFonts w:ascii="Arial" w:hAnsi="Arial" w:cs="Arial"/>
          <w:sz w:val="22"/>
          <w:szCs w:val="24"/>
        </w:rPr>
        <w:t xml:space="preserve">y a la última edición de las siguientes normas: </w:t>
      </w:r>
    </w:p>
    <w:p w14:paraId="0A842234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 xml:space="preserve">IRAM (Instituto Argentino de Racionalización de los Materiales). </w:t>
      </w:r>
    </w:p>
    <w:p w14:paraId="0A20D107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 xml:space="preserve">IEC (International Electrical Comission). </w:t>
      </w:r>
    </w:p>
    <w:p w14:paraId="27FFAC7F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 xml:space="preserve">AEA Reglamento Electrotécnico para Baja Tensión. </w:t>
      </w:r>
    </w:p>
    <w:p w14:paraId="16894B65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>Resolución SRT 900/2015.</w:t>
      </w:r>
    </w:p>
    <w:p w14:paraId="2C1E3191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>Ley 19.587 de Seguridad e Higiene del Trabajo.</w:t>
      </w:r>
    </w:p>
    <w:p w14:paraId="1D605348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>Certificación de materiales INTI - CITEI</w:t>
      </w:r>
    </w:p>
    <w:p w14:paraId="1367AF33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t xml:space="preserve">Certificación de calidad según normas ISO 9001 y 9002. </w:t>
      </w:r>
    </w:p>
    <w:p w14:paraId="0BB8FA4B" w14:textId="77777777" w:rsidR="00CF0522" w:rsidRPr="00A86914" w:rsidRDefault="00CF0522" w:rsidP="00CF0522">
      <w:pPr>
        <w:numPr>
          <w:ilvl w:val="0"/>
          <w:numId w:val="6"/>
        </w:numPr>
        <w:spacing w:after="160"/>
        <w:ind w:left="851" w:hanging="284"/>
        <w:jc w:val="both"/>
        <w:rPr>
          <w:rFonts w:ascii="Arial" w:hAnsi="Arial"/>
          <w:sz w:val="22"/>
          <w:szCs w:val="22"/>
          <w:lang w:val="es-ES"/>
        </w:rPr>
      </w:pPr>
      <w:r w:rsidRPr="00A86914">
        <w:rPr>
          <w:rFonts w:ascii="Arial" w:hAnsi="Arial"/>
          <w:sz w:val="22"/>
          <w:szCs w:val="22"/>
          <w:lang w:val="es-ES"/>
        </w:rPr>
        <w:lastRenderedPageBreak/>
        <w:t>La instalación eléctrica en áreas Clasificadas será efectuada siguiendo los lineamientos de la norma IRAM-IEC 60079.</w:t>
      </w:r>
    </w:p>
    <w:p w14:paraId="2EA3CA62" w14:textId="77777777" w:rsidR="002C6EE9" w:rsidRPr="00CF0522" w:rsidRDefault="002C6EE9" w:rsidP="002C6EE9">
      <w:pPr>
        <w:spacing w:after="120"/>
        <w:jc w:val="both"/>
        <w:rPr>
          <w:rFonts w:ascii="Arial" w:hAnsi="Arial" w:cs="Arial"/>
          <w:sz w:val="22"/>
          <w:szCs w:val="24"/>
          <w:lang w:val="es-ES"/>
        </w:rPr>
      </w:pPr>
    </w:p>
    <w:p w14:paraId="103560BF" w14:textId="1557333A" w:rsidR="00CF0522" w:rsidRPr="004D1E7D" w:rsidRDefault="00EC1F0F" w:rsidP="00CF0522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51" w:name="_Toc236753827"/>
      <w:r w:rsidRPr="00A438BA">
        <w:rPr>
          <w:smallCaps/>
          <w:sz w:val="22"/>
          <w:szCs w:val="24"/>
        </w:rPr>
        <w:t>Normas aplicables</w:t>
      </w:r>
      <w:bookmarkEnd w:id="51"/>
    </w:p>
    <w:tbl>
      <w:tblPr>
        <w:tblpPr w:leftFromText="141" w:rightFromText="141" w:vertAnchor="text" w:horzAnchor="margin" w:tblpY="87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17"/>
        <w:gridCol w:w="6865"/>
      </w:tblGrid>
      <w:tr w:rsidR="00CF0522" w:rsidRPr="00A86914" w14:paraId="5F52C0DE" w14:textId="77777777" w:rsidTr="00176E42">
        <w:trPr>
          <w:trHeight w:val="288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hideMark/>
          </w:tcPr>
          <w:p w14:paraId="6ACD4165" w14:textId="77777777" w:rsidR="00CF0522" w:rsidRPr="00A86914" w:rsidRDefault="00CF0522" w:rsidP="00176E42">
            <w:pPr>
              <w:autoSpaceDE w:val="0"/>
              <w:autoSpaceDN w:val="0"/>
              <w:spacing w:before="33" w:after="120" w:line="276" w:lineRule="auto"/>
              <w:ind w:left="3893" w:right="3890"/>
              <w:jc w:val="center"/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  <w:t>ISO estándares</w:t>
            </w:r>
          </w:p>
        </w:tc>
      </w:tr>
      <w:tr w:rsidR="00CF0522" w:rsidRPr="00A86914" w14:paraId="6954F5B5" w14:textId="77777777" w:rsidTr="00176E42">
        <w:trPr>
          <w:trHeight w:val="285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DE430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ISO-9001-9002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7A942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eastAsia="en-US" w:bidi="es-AR"/>
              </w:rPr>
              <w:t>Sistemas de Gestión de la Calidad</w:t>
            </w:r>
          </w:p>
        </w:tc>
      </w:tr>
      <w:tr w:rsidR="00CF0522" w:rsidRPr="00A86914" w14:paraId="21BB2DCB" w14:textId="77777777" w:rsidTr="00176E42">
        <w:trPr>
          <w:trHeight w:val="287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hideMark/>
          </w:tcPr>
          <w:p w14:paraId="7B630B73" w14:textId="77777777" w:rsidR="00CF0522" w:rsidRPr="00A86914" w:rsidRDefault="00CF0522" w:rsidP="00176E42">
            <w:pPr>
              <w:autoSpaceDE w:val="0"/>
              <w:autoSpaceDN w:val="0"/>
              <w:spacing w:before="35" w:after="120" w:line="276" w:lineRule="auto"/>
              <w:ind w:left="3896" w:right="3889"/>
              <w:jc w:val="center"/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</w:pPr>
            <w:r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  <w:t>IRAM-</w:t>
            </w:r>
            <w:r w:rsidRPr="00A86914"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  <w:t>IEC Codes</w:t>
            </w:r>
          </w:p>
        </w:tc>
      </w:tr>
      <w:tr w:rsidR="00CF0522" w:rsidRPr="009B2E4B" w14:paraId="4F99C0B5" w14:textId="77777777" w:rsidTr="00176E42">
        <w:trPr>
          <w:trHeight w:val="287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97B2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IRAM-IEC-60529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03E10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Degrees of Protection Provided By Enclosures (IP Code)</w:t>
            </w:r>
          </w:p>
        </w:tc>
      </w:tr>
      <w:tr w:rsidR="00CF0522" w:rsidRPr="00697851" w14:paraId="6990E27A" w14:textId="77777777" w:rsidTr="00176E42">
        <w:trPr>
          <w:trHeight w:val="494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B1E0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IRAM-IEC 60079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BB36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eastAsia="en-US" w:bidi="es-AR"/>
              </w:rPr>
              <w:t>Instalación eléctrica en áreas Clasificadas.</w:t>
            </w:r>
          </w:p>
        </w:tc>
      </w:tr>
      <w:tr w:rsidR="00CF0522" w:rsidRPr="005258EB" w14:paraId="100354CA" w14:textId="77777777" w:rsidTr="00176E42">
        <w:trPr>
          <w:trHeight w:val="494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</w:tcPr>
          <w:p w14:paraId="764D56AE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jc w:val="center"/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</w:pPr>
            <w:r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  <w:t>AEA Codes</w:t>
            </w:r>
          </w:p>
        </w:tc>
      </w:tr>
      <w:tr w:rsidR="00CF0522" w:rsidRPr="001B0368" w14:paraId="64A0BBF1" w14:textId="77777777" w:rsidTr="00176E42">
        <w:trPr>
          <w:trHeight w:val="494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7B5C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AEA 90364</w:t>
            </w:r>
          </w:p>
        </w:tc>
        <w:tc>
          <w:tcPr>
            <w:tcW w:w="6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582F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eastAsia="en-US" w:bidi="es-AR"/>
              </w:rPr>
              <w:t>Instalaciones eléctricas en baja tensión</w:t>
            </w:r>
          </w:p>
        </w:tc>
      </w:tr>
      <w:tr w:rsidR="00CF0522" w:rsidRPr="005258EB" w14:paraId="76CAC2B5" w14:textId="77777777" w:rsidTr="00176E42">
        <w:trPr>
          <w:trHeight w:val="494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</w:tcPr>
          <w:p w14:paraId="05570796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jc w:val="center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  <w:t>IEC Codes</w:t>
            </w:r>
          </w:p>
        </w:tc>
      </w:tr>
      <w:tr w:rsidR="00CF0522" w:rsidRPr="00265D84" w14:paraId="49CD52CE" w14:textId="77777777" w:rsidTr="00176E42">
        <w:trPr>
          <w:trHeight w:val="494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C82F4" w14:textId="077B9029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IEC 61000 Series</w:t>
            </w:r>
            <w:r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 xml:space="preserve"> 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8A562" w14:textId="079B7DCE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Electromagnetic Compatibility</w:t>
            </w:r>
            <w:r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 xml:space="preserve"> </w:t>
            </w:r>
          </w:p>
        </w:tc>
      </w:tr>
      <w:tr w:rsidR="00CF0522" w:rsidRPr="009B2E4B" w14:paraId="354A2C8B" w14:textId="77777777" w:rsidTr="00176E42">
        <w:trPr>
          <w:trHeight w:val="493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E7722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IEC 61508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D4C70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 w:right="125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Functional Safety of Electrical/Electronic/Programmable  Electronic  Safety- Related</w:t>
            </w:r>
            <w:r w:rsidRPr="00A86914">
              <w:rPr>
                <w:rFonts w:ascii="Arial" w:eastAsia="Arial" w:hAnsi="Arial" w:cs="Arial"/>
                <w:spacing w:val="5"/>
                <w:sz w:val="18"/>
                <w:szCs w:val="22"/>
                <w:lang w:val="en-US" w:eastAsia="en-US" w:bidi="es-AR"/>
              </w:rPr>
              <w:t xml:space="preserve"> </w:t>
            </w: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System</w:t>
            </w:r>
          </w:p>
        </w:tc>
      </w:tr>
      <w:tr w:rsidR="00CF0522" w:rsidRPr="009B2E4B" w14:paraId="2733BBA6" w14:textId="77777777" w:rsidTr="00176E42">
        <w:trPr>
          <w:trHeight w:val="287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B1C0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IEC 61511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F0A1C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Functional Safety –Safety instrumented systems for the process industry sector</w:t>
            </w:r>
          </w:p>
        </w:tc>
      </w:tr>
      <w:tr w:rsidR="00CF0522" w:rsidRPr="009B2E4B" w14:paraId="62DBFE8F" w14:textId="77777777" w:rsidTr="00176E42">
        <w:trPr>
          <w:trHeight w:val="285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A33A" w14:textId="259A7712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IEC-6243</w:t>
            </w:r>
            <w:r w:rsidRPr="00853932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9</w:t>
            </w:r>
            <w:r w:rsidR="001B5394" w:rsidRPr="009B2E4B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-3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AC55" w14:textId="0F5C8881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Industrial Communication Network</w:t>
            </w:r>
            <w:r w:rsidRPr="00853932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 xml:space="preserve">. </w:t>
            </w:r>
            <w:r w:rsidRPr="009B2E4B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 xml:space="preserve"> High availability automation network- Part 3: Parallel Redundancy Protocol (PRP) and High-availability Seamless Redundancy (HSR)</w:t>
            </w:r>
            <w:r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 xml:space="preserve"> </w:t>
            </w:r>
          </w:p>
        </w:tc>
      </w:tr>
      <w:tr w:rsidR="00CF0522" w:rsidRPr="009B2E4B" w14:paraId="499112A6" w14:textId="77777777" w:rsidTr="00176E42">
        <w:trPr>
          <w:trHeight w:val="285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1B14E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IEC 61131-3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BD2C2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Programmable controllers Part 3: Programming languages</w:t>
            </w:r>
          </w:p>
        </w:tc>
      </w:tr>
      <w:tr w:rsidR="00CF0522" w:rsidRPr="009B2E4B" w14:paraId="275072AB" w14:textId="77777777" w:rsidTr="00176E42">
        <w:trPr>
          <w:trHeight w:val="285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50A8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IEC 62443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1B84" w14:textId="77777777" w:rsidR="00CF0522" w:rsidRPr="009B2E4B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9B2E4B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Security for Industrial Automation and Control Systems</w:t>
            </w:r>
          </w:p>
        </w:tc>
      </w:tr>
      <w:tr w:rsidR="00CF0522" w:rsidRPr="00A86914" w14:paraId="7A985286" w14:textId="77777777" w:rsidTr="00176E42">
        <w:trPr>
          <w:trHeight w:val="287"/>
        </w:trPr>
        <w:tc>
          <w:tcPr>
            <w:tcW w:w="92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hideMark/>
          </w:tcPr>
          <w:p w14:paraId="544BCA2F" w14:textId="77777777" w:rsidR="00CF0522" w:rsidRPr="00A86914" w:rsidRDefault="00CF0522" w:rsidP="00176E42">
            <w:pPr>
              <w:autoSpaceDE w:val="0"/>
              <w:autoSpaceDN w:val="0"/>
              <w:spacing w:before="35" w:after="120" w:line="276" w:lineRule="auto"/>
              <w:ind w:left="3896" w:right="3890"/>
              <w:jc w:val="center"/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b/>
                <w:sz w:val="18"/>
                <w:szCs w:val="22"/>
                <w:lang w:val="es-ES" w:eastAsia="en-US" w:bidi="es-AR"/>
              </w:rPr>
              <w:t>Normas diversas</w:t>
            </w:r>
          </w:p>
        </w:tc>
      </w:tr>
      <w:tr w:rsidR="00CF0522" w:rsidRPr="009B2E4B" w14:paraId="1CA2DD79" w14:textId="77777777" w:rsidTr="00176E42">
        <w:trPr>
          <w:trHeight w:val="287"/>
        </w:trPr>
        <w:tc>
          <w:tcPr>
            <w:tcW w:w="2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DCA2" w14:textId="77777777" w:rsidR="00CF0522" w:rsidRPr="00A86914" w:rsidRDefault="00CF0522" w:rsidP="00176E42">
            <w:pPr>
              <w:autoSpaceDE w:val="0"/>
              <w:autoSpaceDN w:val="0"/>
              <w:spacing w:before="37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s-ES" w:eastAsia="en-US" w:bidi="es-AR"/>
              </w:rPr>
              <w:t>IEEE-802.3</w:t>
            </w:r>
          </w:p>
        </w:tc>
        <w:tc>
          <w:tcPr>
            <w:tcW w:w="6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719BA" w14:textId="77777777" w:rsidR="00CF0522" w:rsidRPr="00A86914" w:rsidRDefault="00CF0522" w:rsidP="00176E42">
            <w:pPr>
              <w:autoSpaceDE w:val="0"/>
              <w:autoSpaceDN w:val="0"/>
              <w:spacing w:before="40" w:after="120" w:line="276" w:lineRule="auto"/>
              <w:ind w:left="107"/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</w:pPr>
            <w:r w:rsidRPr="00A86914">
              <w:rPr>
                <w:rFonts w:ascii="Arial" w:eastAsia="Arial" w:hAnsi="Arial" w:cs="Arial"/>
                <w:sz w:val="18"/>
                <w:szCs w:val="22"/>
                <w:lang w:val="en-US" w:eastAsia="en-US" w:bidi="es-AR"/>
              </w:rPr>
              <w:t>Information Processing Systems -Local Area Networks.</w:t>
            </w:r>
          </w:p>
        </w:tc>
      </w:tr>
    </w:tbl>
    <w:p w14:paraId="30E9B0EE" w14:textId="77777777" w:rsidR="00CF0522" w:rsidRPr="00CF0522" w:rsidRDefault="00CF0522" w:rsidP="00CF0522">
      <w:pPr>
        <w:rPr>
          <w:lang w:val="en-US"/>
        </w:rPr>
      </w:pPr>
    </w:p>
    <w:p w14:paraId="19E179D6" w14:textId="77777777" w:rsidR="00771780" w:rsidRPr="00A438BA" w:rsidRDefault="00771780" w:rsidP="004A16D8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52" w:name="_Toc433042664"/>
      <w:bookmarkStart w:id="53" w:name="_Toc236753828"/>
      <w:r w:rsidRPr="00A438BA">
        <w:rPr>
          <w:smallCaps/>
          <w:sz w:val="22"/>
          <w:szCs w:val="24"/>
        </w:rPr>
        <w:t xml:space="preserve">Especificaciones Técnicas </w:t>
      </w:r>
      <w:bookmarkEnd w:id="52"/>
      <w:r w:rsidRPr="00A438BA">
        <w:rPr>
          <w:smallCaps/>
          <w:sz w:val="22"/>
          <w:szCs w:val="24"/>
        </w:rPr>
        <w:t>/Diseño</w:t>
      </w:r>
      <w:bookmarkEnd w:id="53"/>
    </w:p>
    <w:p w14:paraId="7A0BBFC2" w14:textId="77777777" w:rsidR="00771780" w:rsidRPr="00A438BA" w:rsidRDefault="00771780" w:rsidP="00771780">
      <w:pPr>
        <w:pStyle w:val="Normal1"/>
        <w:rPr>
          <w:sz w:val="22"/>
          <w:szCs w:val="22"/>
          <w:lang w:val="es-AR"/>
        </w:rPr>
      </w:pPr>
      <w:r w:rsidRPr="00A438BA">
        <w:rPr>
          <w:sz w:val="22"/>
          <w:szCs w:val="22"/>
          <w:lang w:val="es-AR"/>
        </w:rPr>
        <w:t>La provisión definida por esta ET estará de acuerdo a las siguiente ET del Cliente:</w:t>
      </w:r>
    </w:p>
    <w:p w14:paraId="2FC87E72" w14:textId="77777777" w:rsidR="00771780" w:rsidRPr="00A438BA" w:rsidRDefault="00771780" w:rsidP="00CA2591">
      <w:pPr>
        <w:pStyle w:val="Prrafodelista"/>
        <w:numPr>
          <w:ilvl w:val="0"/>
          <w:numId w:val="18"/>
        </w:numPr>
        <w:spacing w:after="120"/>
        <w:ind w:left="851" w:firstLine="0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GRAL-100-EI-K-002, Especificación Técnica – Control And Safety Specification</w:t>
      </w:r>
    </w:p>
    <w:p w14:paraId="39A7B6C1" w14:textId="77777777" w:rsidR="00771780" w:rsidRPr="00A438BA" w:rsidRDefault="00771780" w:rsidP="00CA2591">
      <w:pPr>
        <w:pStyle w:val="Prrafodelista"/>
        <w:numPr>
          <w:ilvl w:val="0"/>
          <w:numId w:val="18"/>
        </w:numPr>
        <w:spacing w:after="120"/>
        <w:ind w:left="851" w:firstLine="0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GRAL-100-EI-K-003, Especificación Técnica – Control And Safety Philosophy</w:t>
      </w:r>
    </w:p>
    <w:p w14:paraId="09521FBA" w14:textId="7CAF704C" w:rsidR="00771780" w:rsidRDefault="00771780" w:rsidP="00CA2591">
      <w:pPr>
        <w:pStyle w:val="Prrafodelista"/>
        <w:numPr>
          <w:ilvl w:val="0"/>
          <w:numId w:val="18"/>
        </w:numPr>
        <w:spacing w:after="120"/>
        <w:ind w:left="851" w:firstLine="0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GRAL-100-ET-K-101, Especificación Técnica – Alarm Philosophy.</w:t>
      </w:r>
    </w:p>
    <w:p w14:paraId="454E1C83" w14:textId="5E13F4EB" w:rsidR="00D6186A" w:rsidRPr="00974CE7" w:rsidRDefault="00D6186A" w:rsidP="00CA2591">
      <w:pPr>
        <w:pStyle w:val="Prrafodelista"/>
        <w:numPr>
          <w:ilvl w:val="0"/>
          <w:numId w:val="18"/>
        </w:numPr>
        <w:spacing w:after="120"/>
        <w:ind w:left="851" w:firstLine="0"/>
        <w:jc w:val="both"/>
        <w:rPr>
          <w:rFonts w:ascii="Arial" w:hAnsi="Arial" w:cs="Arial"/>
          <w:sz w:val="22"/>
          <w:szCs w:val="22"/>
        </w:rPr>
      </w:pPr>
      <w:r w:rsidRPr="00046D13">
        <w:rPr>
          <w:rFonts w:ascii="Arial" w:hAnsi="Arial"/>
          <w:sz w:val="22"/>
          <w:szCs w:val="22"/>
        </w:rPr>
        <w:t>ACAL-000-MO-K-</w:t>
      </w:r>
      <w:r w:rsidRPr="009B2E4B">
        <w:rPr>
          <w:rFonts w:ascii="Arial" w:hAnsi="Arial"/>
          <w:sz w:val="22"/>
          <w:szCs w:val="22"/>
        </w:rPr>
        <w:t>100</w:t>
      </w:r>
      <w:r w:rsidRPr="00974CE7">
        <w:rPr>
          <w:rFonts w:ascii="Arial" w:hAnsi="Arial"/>
          <w:sz w:val="22"/>
          <w:szCs w:val="22"/>
        </w:rPr>
        <w:t xml:space="preserve">  </w:t>
      </w:r>
      <w:r w:rsidRPr="009B2E4B">
        <w:rPr>
          <w:rFonts w:ascii="Arial" w:hAnsi="Arial"/>
          <w:sz w:val="22"/>
          <w:szCs w:val="22"/>
        </w:rPr>
        <w:t>Manual de Operación del Sistema SCADA</w:t>
      </w:r>
    </w:p>
    <w:p w14:paraId="11602305" w14:textId="6541B6AF" w:rsidR="00771780" w:rsidRPr="00A438BA" w:rsidRDefault="00771780" w:rsidP="00771780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54" w:name="_Ref425504399"/>
      <w:bookmarkStart w:id="55" w:name="_Ref425506273"/>
      <w:bookmarkStart w:id="56" w:name="_Toc433042665"/>
      <w:bookmarkStart w:id="57" w:name="_Toc236753829"/>
      <w:r w:rsidRPr="00A438BA">
        <w:rPr>
          <w:smallCaps/>
          <w:sz w:val="22"/>
          <w:szCs w:val="24"/>
        </w:rPr>
        <w:t>Documentos de referencia</w:t>
      </w:r>
      <w:bookmarkEnd w:id="54"/>
      <w:bookmarkEnd w:id="55"/>
      <w:bookmarkEnd w:id="56"/>
      <w:bookmarkEnd w:id="57"/>
    </w:p>
    <w:p w14:paraId="06739AC7" w14:textId="77777777" w:rsidR="00D6186A" w:rsidRDefault="00771780" w:rsidP="00176E42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sz w:val="22"/>
          <w:szCs w:val="22"/>
          <w:lang w:val="es-AR"/>
        </w:rPr>
      </w:pPr>
      <w:r w:rsidRPr="00D6186A">
        <w:rPr>
          <w:sz w:val="22"/>
          <w:szCs w:val="22"/>
          <w:lang w:val="es-AR"/>
        </w:rPr>
        <w:t>IB: 226-ACAL-100-PL-K-305-</w:t>
      </w:r>
      <w:r w:rsidRPr="00686EC5">
        <w:rPr>
          <w:sz w:val="22"/>
          <w:szCs w:val="22"/>
          <w:lang w:val="es-AR"/>
        </w:rPr>
        <w:t>2</w:t>
      </w:r>
      <w:r w:rsidR="00D6186A" w:rsidRPr="00686EC5">
        <w:rPr>
          <w:sz w:val="22"/>
          <w:szCs w:val="22"/>
          <w:lang w:val="es-AR"/>
        </w:rPr>
        <w:t xml:space="preserve"> </w:t>
      </w:r>
      <w:r w:rsidR="00D6186A" w:rsidRPr="009B2E4B">
        <w:rPr>
          <w:sz w:val="22"/>
          <w:szCs w:val="22"/>
        </w:rPr>
        <w:t>Diagrama de Bloques de Comunicación</w:t>
      </w:r>
      <w:r w:rsidR="00D6186A" w:rsidRPr="00D6186A">
        <w:rPr>
          <w:sz w:val="22"/>
          <w:szCs w:val="22"/>
          <w:lang w:val="es-AR"/>
        </w:rPr>
        <w:t xml:space="preserve"> </w:t>
      </w:r>
    </w:p>
    <w:p w14:paraId="42FB7492" w14:textId="26BC38C9" w:rsidR="00771780" w:rsidRPr="000564A8" w:rsidRDefault="00771780" w:rsidP="0043414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sz w:val="22"/>
          <w:szCs w:val="22"/>
          <w:lang w:val="en-US"/>
        </w:rPr>
      </w:pPr>
      <w:r w:rsidRPr="000564A8">
        <w:rPr>
          <w:sz w:val="22"/>
          <w:szCs w:val="22"/>
          <w:lang w:val="en-US"/>
        </w:rPr>
        <w:t>HW ESD-006: ACAL-100-PL-K-552/554</w:t>
      </w:r>
    </w:p>
    <w:p w14:paraId="43B3D12B" w14:textId="1FBB2D99" w:rsidR="00771780" w:rsidRPr="000564A8" w:rsidRDefault="00771780" w:rsidP="0043414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sz w:val="22"/>
          <w:szCs w:val="22"/>
          <w:lang w:val="en-US"/>
        </w:rPr>
      </w:pPr>
      <w:r w:rsidRPr="000564A8">
        <w:rPr>
          <w:sz w:val="22"/>
          <w:szCs w:val="22"/>
          <w:lang w:val="en-US"/>
        </w:rPr>
        <w:t>HW PSS-006: ACAL-100-PL-K-562/564</w:t>
      </w:r>
    </w:p>
    <w:p w14:paraId="2F4620DE" w14:textId="12D93A11" w:rsidR="00531520" w:rsidRPr="009B2E4B" w:rsidRDefault="00531520" w:rsidP="0043414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strike/>
          <w:sz w:val="22"/>
          <w:szCs w:val="22"/>
          <w:lang w:val="en-US"/>
        </w:rPr>
      </w:pPr>
      <w:r w:rsidRPr="009B2E4B">
        <w:rPr>
          <w:sz w:val="22"/>
          <w:szCs w:val="24"/>
        </w:rPr>
        <w:t xml:space="preserve">ACAL-00102-LS-K-0001 </w:t>
      </w:r>
    </w:p>
    <w:p w14:paraId="3991F1CA" w14:textId="77777777" w:rsidR="001857D4" w:rsidRPr="00D61AB5" w:rsidRDefault="00771780" w:rsidP="0043414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sz w:val="22"/>
          <w:szCs w:val="22"/>
          <w:lang w:val="pt-BR"/>
        </w:rPr>
      </w:pPr>
      <w:r w:rsidRPr="00D61AB5">
        <w:rPr>
          <w:sz w:val="22"/>
          <w:szCs w:val="22"/>
          <w:lang w:val="pt-BR"/>
        </w:rPr>
        <w:t>Arquitectura actual</w:t>
      </w:r>
      <w:r w:rsidR="00813F03" w:rsidRPr="00D61AB5">
        <w:rPr>
          <w:sz w:val="22"/>
          <w:szCs w:val="22"/>
          <w:lang w:val="pt-BR"/>
        </w:rPr>
        <w:t xml:space="preserve"> </w:t>
      </w:r>
      <w:r w:rsidRPr="00D61AB5">
        <w:rPr>
          <w:sz w:val="22"/>
          <w:szCs w:val="22"/>
          <w:lang w:val="pt-BR"/>
        </w:rPr>
        <w:t>SSS: ACAL-100-PL-K-551</w:t>
      </w:r>
    </w:p>
    <w:p w14:paraId="3F6E9CC4" w14:textId="44F657C5" w:rsidR="00771780" w:rsidRPr="00A438BA" w:rsidRDefault="00771780" w:rsidP="0043414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sz w:val="22"/>
          <w:szCs w:val="22"/>
          <w:lang w:val="es-AR"/>
        </w:rPr>
      </w:pPr>
      <w:r w:rsidRPr="00A438BA">
        <w:rPr>
          <w:sz w:val="22"/>
          <w:szCs w:val="22"/>
          <w:lang w:val="es-AR"/>
        </w:rPr>
        <w:t>STD CORP (Sistemas de Control y Seguridad): GRAL-EI-K-002/003 / GRAL-ET-K-10</w:t>
      </w:r>
      <w:r w:rsidR="00FB4E8A" w:rsidRPr="00A438BA">
        <w:rPr>
          <w:sz w:val="22"/>
          <w:szCs w:val="22"/>
          <w:lang w:val="es-AR"/>
        </w:rPr>
        <w:t>0</w:t>
      </w:r>
    </w:p>
    <w:p w14:paraId="1180EC8A" w14:textId="2A9FFC96" w:rsidR="00771780" w:rsidRPr="00A438BA" w:rsidRDefault="00771780" w:rsidP="00FC4607">
      <w:pPr>
        <w:pStyle w:val="Ttulo1"/>
        <w:keepNext w:val="0"/>
        <w:tabs>
          <w:tab w:val="num" w:pos="426"/>
        </w:tabs>
        <w:spacing w:before="240"/>
        <w:ind w:left="567" w:hanging="567"/>
        <w:jc w:val="both"/>
        <w:rPr>
          <w:caps/>
          <w:sz w:val="22"/>
          <w:szCs w:val="24"/>
        </w:rPr>
      </w:pPr>
      <w:bookmarkStart w:id="58" w:name="_Toc533064592"/>
      <w:bookmarkStart w:id="59" w:name="_Toc236753830"/>
      <w:r w:rsidRPr="00A438BA">
        <w:rPr>
          <w:caps/>
          <w:sz w:val="22"/>
          <w:szCs w:val="24"/>
        </w:rPr>
        <w:lastRenderedPageBreak/>
        <w:t>P</w:t>
      </w:r>
      <w:r w:rsidR="004A202A" w:rsidRPr="00A438BA">
        <w:rPr>
          <w:caps/>
          <w:sz w:val="22"/>
          <w:szCs w:val="24"/>
        </w:rPr>
        <w:t>ROVISI</w:t>
      </w:r>
      <w:r w:rsidR="00DA3BF4" w:rsidRPr="00A438BA">
        <w:rPr>
          <w:caps/>
          <w:sz w:val="22"/>
          <w:szCs w:val="24"/>
        </w:rPr>
        <w:t>Ó</w:t>
      </w:r>
      <w:r w:rsidR="004A202A" w:rsidRPr="00A438BA">
        <w:rPr>
          <w:caps/>
          <w:sz w:val="22"/>
          <w:szCs w:val="24"/>
        </w:rPr>
        <w:t>N DE HARDWARE</w:t>
      </w:r>
      <w:bookmarkEnd w:id="59"/>
    </w:p>
    <w:p w14:paraId="19FF1BBD" w14:textId="53CC9437" w:rsidR="00771780" w:rsidRPr="00A438BA" w:rsidRDefault="002E494F" w:rsidP="002E494F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60" w:name="_Toc236753831"/>
      <w:r w:rsidRPr="00A438BA">
        <w:rPr>
          <w:smallCaps/>
          <w:sz w:val="22"/>
          <w:szCs w:val="24"/>
        </w:rPr>
        <w:t>Características</w:t>
      </w:r>
      <w:r w:rsidR="00771780" w:rsidRPr="00A438BA">
        <w:rPr>
          <w:smallCaps/>
          <w:sz w:val="22"/>
          <w:szCs w:val="24"/>
        </w:rPr>
        <w:t xml:space="preserve"> de los tableros remotos y sus componentes</w:t>
      </w:r>
      <w:bookmarkEnd w:id="60"/>
      <w:r w:rsidR="00771780" w:rsidRPr="00A438BA">
        <w:rPr>
          <w:smallCaps/>
          <w:sz w:val="22"/>
          <w:szCs w:val="24"/>
        </w:rPr>
        <w:t xml:space="preserve"> </w:t>
      </w:r>
    </w:p>
    <w:p w14:paraId="7682A117" w14:textId="24D730AC" w:rsidR="00771780" w:rsidRPr="00A438BA" w:rsidRDefault="00771780" w:rsidP="002E494F">
      <w:pPr>
        <w:spacing w:before="120" w:after="120" w:line="276" w:lineRule="auto"/>
        <w:ind w:left="568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Gabinetes tipo</w:t>
      </w:r>
      <w:r w:rsidR="0098113B" w:rsidRPr="00A438BA">
        <w:rPr>
          <w:rFonts w:ascii="Arial" w:hAnsi="Arial"/>
          <w:sz w:val="22"/>
          <w:szCs w:val="24"/>
        </w:rPr>
        <w:t xml:space="preserve"> </w:t>
      </w:r>
      <w:r w:rsidRPr="00A438BA">
        <w:rPr>
          <w:rFonts w:ascii="Arial" w:hAnsi="Arial"/>
          <w:sz w:val="22"/>
          <w:szCs w:val="24"/>
        </w:rPr>
        <w:t>Rittal o Tecnobox de dimensiones 2000x1200x</w:t>
      </w:r>
      <w:r w:rsidR="00D6186A" w:rsidRPr="009B2E4B">
        <w:rPr>
          <w:rFonts w:ascii="Arial" w:hAnsi="Arial"/>
          <w:sz w:val="22"/>
          <w:szCs w:val="24"/>
        </w:rPr>
        <w:t>800</w:t>
      </w:r>
      <w:r w:rsidRPr="00A438BA">
        <w:rPr>
          <w:rFonts w:ascii="Arial" w:hAnsi="Arial"/>
          <w:sz w:val="22"/>
          <w:szCs w:val="24"/>
        </w:rPr>
        <w:t xml:space="preserve"> mm.</w:t>
      </w:r>
      <w:r w:rsidR="001B49E8" w:rsidRPr="00A438BA">
        <w:rPr>
          <w:rFonts w:ascii="Arial" w:hAnsi="Arial"/>
          <w:sz w:val="22"/>
          <w:szCs w:val="24"/>
        </w:rPr>
        <w:t xml:space="preserve"> </w:t>
      </w:r>
      <w:r w:rsidRPr="00A438BA">
        <w:rPr>
          <w:rFonts w:ascii="Arial" w:hAnsi="Arial"/>
          <w:sz w:val="22"/>
          <w:szCs w:val="24"/>
        </w:rPr>
        <w:t>Doble puerta, con zócalos. Colo</w:t>
      </w:r>
      <w:r w:rsidR="007E612B" w:rsidRPr="00A438BA">
        <w:rPr>
          <w:rFonts w:ascii="Arial" w:hAnsi="Arial"/>
          <w:sz w:val="22"/>
          <w:szCs w:val="24"/>
        </w:rPr>
        <w:t xml:space="preserve">r de pintura </w:t>
      </w:r>
      <w:r w:rsidR="0098113B" w:rsidRPr="00A438BA">
        <w:rPr>
          <w:rFonts w:ascii="Arial" w:hAnsi="Arial"/>
          <w:sz w:val="22"/>
          <w:szCs w:val="24"/>
        </w:rPr>
        <w:t>símil</w:t>
      </w:r>
      <w:r w:rsidR="007E612B" w:rsidRPr="00A438BA">
        <w:rPr>
          <w:rFonts w:ascii="Arial" w:hAnsi="Arial"/>
          <w:sz w:val="22"/>
          <w:szCs w:val="24"/>
        </w:rPr>
        <w:t xml:space="preserve"> a lo ya instalado.</w:t>
      </w:r>
    </w:p>
    <w:p w14:paraId="0C6ADA95" w14:textId="77777777" w:rsidR="00771780" w:rsidRPr="00A438BA" w:rsidRDefault="00771780" w:rsidP="005712AD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Los armarios deben cumplir al menos con un IP-45 cuando se encuentren en Salas de Racks acondicionadas. En el caso de E/S remotas en Campo o en Salas no acondicionadas, deberán ser IP-65. </w:t>
      </w:r>
    </w:p>
    <w:p w14:paraId="7A5036E7" w14:textId="3B255FD7" w:rsidR="00771780" w:rsidRPr="00A438BA" w:rsidRDefault="00771780" w:rsidP="005712AD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Cada armario irá dotado de llave de cierre</w:t>
      </w:r>
      <w:r w:rsidR="00682295" w:rsidRPr="00A438BA">
        <w:rPr>
          <w:rFonts w:ascii="Arial" w:hAnsi="Arial"/>
          <w:sz w:val="22"/>
          <w:szCs w:val="24"/>
        </w:rPr>
        <w:t xml:space="preserve"> y además deberá contar </w:t>
      </w:r>
      <w:r w:rsidR="00274995" w:rsidRPr="00A438BA">
        <w:rPr>
          <w:rFonts w:ascii="Arial" w:hAnsi="Arial"/>
          <w:sz w:val="22"/>
          <w:szCs w:val="24"/>
        </w:rPr>
        <w:t xml:space="preserve">con </w:t>
      </w:r>
      <w:r w:rsidR="0070324B" w:rsidRPr="00A438BA">
        <w:rPr>
          <w:rFonts w:ascii="Arial" w:hAnsi="Arial"/>
          <w:sz w:val="22"/>
          <w:szCs w:val="24"/>
        </w:rPr>
        <w:t>cáncamos</w:t>
      </w:r>
      <w:r w:rsidR="00274995" w:rsidRPr="00A438BA">
        <w:rPr>
          <w:rFonts w:ascii="Arial" w:hAnsi="Arial"/>
          <w:sz w:val="22"/>
          <w:szCs w:val="24"/>
        </w:rPr>
        <w:t xml:space="preserve"> para izaje.</w:t>
      </w:r>
    </w:p>
    <w:p w14:paraId="725745A2" w14:textId="6F37AC40" w:rsidR="00771780" w:rsidRPr="00A438BA" w:rsidRDefault="00771780" w:rsidP="005712AD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Si fuese necesario irán equipados con extractores de aire</w:t>
      </w:r>
      <w:r w:rsidR="0098113B" w:rsidRPr="00A438BA">
        <w:rPr>
          <w:rFonts w:ascii="Arial" w:hAnsi="Arial"/>
          <w:sz w:val="22"/>
          <w:szCs w:val="24"/>
        </w:rPr>
        <w:t xml:space="preserve"> </w:t>
      </w:r>
      <w:r w:rsidRPr="00A438BA">
        <w:rPr>
          <w:rFonts w:ascii="Arial" w:hAnsi="Arial"/>
          <w:sz w:val="22"/>
          <w:szCs w:val="24"/>
        </w:rPr>
        <w:t>(uno por módulo) dimensionados de acuerdo con la cantidad de calor a disipar, procedente de los equipos que vayan instalados dentro del armario.</w:t>
      </w:r>
    </w:p>
    <w:p w14:paraId="191752A9" w14:textId="16BBB8BB" w:rsidR="00771780" w:rsidRPr="00A438BA" w:rsidRDefault="00771780" w:rsidP="005712AD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En la parte superior o techo existirá a disposición del servicio de mantenimiento de la planta una lámpara con interruptor para iluminación del interior del armario. En parte accesible existirá a disposición del servicio de mantenimiento de la planta una toma de corriente del voltaje considerado estándar en el centro (220 VAC 50 Hz.).</w:t>
      </w:r>
    </w:p>
    <w:p w14:paraId="39D21D9C" w14:textId="43884762" w:rsidR="00771780" w:rsidRPr="00A438BA" w:rsidRDefault="00771780" w:rsidP="008B6B9D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Cada sección de armarios estará provista de un terminal de tierra</w:t>
      </w:r>
    </w:p>
    <w:p w14:paraId="3927EA3E" w14:textId="0C6F680E" w:rsidR="00B74F29" w:rsidRPr="00A438BA" w:rsidRDefault="00C97991" w:rsidP="008B6B9D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L</w:t>
      </w:r>
      <w:r w:rsidR="00B74F29" w:rsidRPr="00A438BA">
        <w:rPr>
          <w:rFonts w:ascii="Arial" w:hAnsi="Arial"/>
          <w:sz w:val="22"/>
          <w:szCs w:val="24"/>
        </w:rPr>
        <w:t xml:space="preserve">os gabinetes deben tener acometida por el techo para </w:t>
      </w:r>
      <w:r w:rsidR="00555AF0" w:rsidRPr="00A438BA">
        <w:rPr>
          <w:rFonts w:ascii="Arial" w:hAnsi="Arial"/>
          <w:sz w:val="22"/>
          <w:szCs w:val="24"/>
        </w:rPr>
        <w:t>comunicar los cables de las FTA con los módulos en gabinete de</w:t>
      </w:r>
      <w:r w:rsidR="0070324B" w:rsidRPr="00A438BA">
        <w:rPr>
          <w:rFonts w:ascii="Arial" w:hAnsi="Arial"/>
          <w:sz w:val="22"/>
          <w:szCs w:val="24"/>
        </w:rPr>
        <w:t>l</w:t>
      </w:r>
      <w:r w:rsidR="00555AF0" w:rsidRPr="00A438BA">
        <w:rPr>
          <w:rFonts w:ascii="Arial" w:hAnsi="Arial"/>
          <w:sz w:val="22"/>
          <w:szCs w:val="24"/>
        </w:rPr>
        <w:t xml:space="preserve"> contr</w:t>
      </w:r>
      <w:r w:rsidR="00F10AA7" w:rsidRPr="00A438BA">
        <w:rPr>
          <w:rFonts w:ascii="Arial" w:hAnsi="Arial"/>
          <w:sz w:val="22"/>
          <w:szCs w:val="24"/>
        </w:rPr>
        <w:t>o</w:t>
      </w:r>
      <w:r w:rsidR="00555AF0" w:rsidRPr="00A438BA">
        <w:rPr>
          <w:rFonts w:ascii="Arial" w:hAnsi="Arial"/>
          <w:sz w:val="22"/>
          <w:szCs w:val="24"/>
        </w:rPr>
        <w:t>lador</w:t>
      </w:r>
      <w:r w:rsidR="0070324B" w:rsidRPr="00A438BA">
        <w:rPr>
          <w:rFonts w:ascii="Arial" w:hAnsi="Arial"/>
          <w:sz w:val="22"/>
          <w:szCs w:val="24"/>
        </w:rPr>
        <w:t>.</w:t>
      </w:r>
    </w:p>
    <w:p w14:paraId="7FA091C2" w14:textId="53007624" w:rsidR="00771780" w:rsidRPr="00A438BA" w:rsidRDefault="00771780" w:rsidP="008B6B9D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61" w:name="_Toc236753832"/>
      <w:r w:rsidRPr="00A438BA">
        <w:rPr>
          <w:smallCaps/>
          <w:sz w:val="22"/>
          <w:szCs w:val="24"/>
        </w:rPr>
        <w:t>Tableros /Gabinetes a proveer</w:t>
      </w:r>
      <w:bookmarkEnd w:id="61"/>
    </w:p>
    <w:p w14:paraId="4E04C812" w14:textId="59EF450F" w:rsidR="00771780" w:rsidRPr="00A438BA" w:rsidRDefault="00771780" w:rsidP="004B4ED4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>Se proveerá</w:t>
      </w:r>
      <w:r w:rsidR="007906E1" w:rsidRPr="00A438BA">
        <w:rPr>
          <w:rFonts w:ascii="Arial" w:hAnsi="Arial"/>
          <w:sz w:val="22"/>
          <w:szCs w:val="24"/>
        </w:rPr>
        <w:t>n</w:t>
      </w:r>
      <w:r w:rsidRPr="00A438BA">
        <w:rPr>
          <w:rFonts w:ascii="Arial" w:hAnsi="Arial"/>
          <w:sz w:val="22"/>
          <w:szCs w:val="24"/>
        </w:rPr>
        <w:t xml:space="preserve"> los siguientes </w:t>
      </w:r>
      <w:r w:rsidR="007906E1" w:rsidRPr="00A438BA">
        <w:rPr>
          <w:rFonts w:ascii="Arial" w:hAnsi="Arial"/>
          <w:sz w:val="22"/>
          <w:szCs w:val="24"/>
        </w:rPr>
        <w:t>g</w:t>
      </w:r>
      <w:r w:rsidRPr="00A438BA">
        <w:rPr>
          <w:rFonts w:ascii="Arial" w:hAnsi="Arial"/>
          <w:sz w:val="22"/>
          <w:szCs w:val="24"/>
        </w:rPr>
        <w:t>abinetes:</w:t>
      </w:r>
    </w:p>
    <w:p w14:paraId="40B5B61E" w14:textId="7E364837" w:rsidR="00771780" w:rsidRPr="0049079C" w:rsidRDefault="00771780" w:rsidP="00176E42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trike/>
          <w:sz w:val="22"/>
          <w:szCs w:val="22"/>
          <w:lang w:val="es-AR"/>
        </w:rPr>
      </w:pPr>
      <w:r w:rsidRPr="004D1E7D">
        <w:rPr>
          <w:rFonts w:cs="Arial"/>
          <w:sz w:val="22"/>
          <w:szCs w:val="22"/>
          <w:lang w:val="es-AR"/>
        </w:rPr>
        <w:t>GABINETE MARSHALLING FGS/</w:t>
      </w:r>
      <w:r w:rsidRPr="0049079C">
        <w:rPr>
          <w:rFonts w:cs="Arial"/>
          <w:sz w:val="22"/>
          <w:szCs w:val="22"/>
          <w:lang w:val="es-AR"/>
        </w:rPr>
        <w:t>ESD</w:t>
      </w:r>
      <w:r w:rsidR="00D6186A" w:rsidRPr="0049079C">
        <w:rPr>
          <w:rFonts w:cs="Arial"/>
          <w:sz w:val="22"/>
          <w:szCs w:val="22"/>
          <w:lang w:val="es-AR"/>
        </w:rPr>
        <w:t>-</w:t>
      </w:r>
      <w:r w:rsidR="00D6186A" w:rsidRPr="009B2E4B">
        <w:rPr>
          <w:rFonts w:cs="Arial"/>
          <w:sz w:val="22"/>
          <w:szCs w:val="22"/>
          <w:lang w:val="es-AR"/>
        </w:rPr>
        <w:t>MC</w:t>
      </w:r>
      <w:r w:rsidRPr="0049079C">
        <w:rPr>
          <w:rFonts w:cs="Arial"/>
          <w:sz w:val="22"/>
          <w:szCs w:val="22"/>
          <w:lang w:val="es-AR"/>
        </w:rPr>
        <w:t>-007</w:t>
      </w:r>
      <w:r w:rsidR="00D6186A" w:rsidRPr="009B2E4B">
        <w:rPr>
          <w:rFonts w:cs="Arial"/>
          <w:sz w:val="22"/>
          <w:szCs w:val="22"/>
          <w:lang w:val="es-AR"/>
        </w:rPr>
        <w:t>A</w:t>
      </w:r>
    </w:p>
    <w:p w14:paraId="16186A9A" w14:textId="46566614" w:rsidR="00771780" w:rsidRPr="0049079C" w:rsidRDefault="00771780" w:rsidP="007906E1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lang w:val="en-US"/>
        </w:rPr>
      </w:pPr>
      <w:r w:rsidRPr="0049079C">
        <w:rPr>
          <w:rFonts w:cs="Arial"/>
          <w:sz w:val="22"/>
          <w:szCs w:val="22"/>
          <w:lang w:val="en-US"/>
        </w:rPr>
        <w:t>GABINETE MARSHALLING PSS</w:t>
      </w:r>
      <w:r w:rsidR="00D6186A" w:rsidRPr="0049079C">
        <w:rPr>
          <w:rFonts w:cs="Arial"/>
          <w:sz w:val="22"/>
          <w:szCs w:val="22"/>
          <w:lang w:val="en-US"/>
        </w:rPr>
        <w:t>-</w:t>
      </w:r>
      <w:r w:rsidR="00D6186A" w:rsidRPr="009B2E4B">
        <w:rPr>
          <w:rFonts w:cs="Arial"/>
          <w:sz w:val="22"/>
          <w:szCs w:val="22"/>
          <w:lang w:val="en-US"/>
        </w:rPr>
        <w:t>MC</w:t>
      </w:r>
      <w:r w:rsidRPr="0049079C">
        <w:rPr>
          <w:rFonts w:cs="Arial"/>
          <w:sz w:val="22"/>
          <w:szCs w:val="22"/>
          <w:lang w:val="en-US"/>
        </w:rPr>
        <w:t>-007A</w:t>
      </w:r>
    </w:p>
    <w:p w14:paraId="41BE5748" w14:textId="57AD51F9" w:rsidR="00771780" w:rsidRPr="0049079C" w:rsidRDefault="00771780" w:rsidP="007906E1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lang w:val="en-US"/>
        </w:rPr>
      </w:pPr>
      <w:r w:rsidRPr="0049079C">
        <w:rPr>
          <w:rFonts w:cs="Arial"/>
          <w:sz w:val="22"/>
          <w:szCs w:val="22"/>
          <w:lang w:val="en-US"/>
        </w:rPr>
        <w:t>GABINETE MARSHALLING PSS-</w:t>
      </w:r>
      <w:r w:rsidR="00D6186A" w:rsidRPr="009B2E4B">
        <w:rPr>
          <w:rFonts w:cs="Arial"/>
          <w:sz w:val="22"/>
          <w:szCs w:val="22"/>
          <w:lang w:val="en-US"/>
        </w:rPr>
        <w:t>MC</w:t>
      </w:r>
      <w:r w:rsidR="00D6186A" w:rsidRPr="0049079C">
        <w:rPr>
          <w:rFonts w:cs="Arial"/>
          <w:sz w:val="22"/>
          <w:szCs w:val="22"/>
          <w:lang w:val="en-US"/>
        </w:rPr>
        <w:t>-</w:t>
      </w:r>
      <w:r w:rsidRPr="0049079C">
        <w:rPr>
          <w:rFonts w:cs="Arial"/>
          <w:sz w:val="22"/>
          <w:szCs w:val="22"/>
          <w:lang w:val="en-US"/>
        </w:rPr>
        <w:t>007B</w:t>
      </w:r>
    </w:p>
    <w:p w14:paraId="6D2EF433" w14:textId="77777777" w:rsidR="00C235C3" w:rsidRDefault="00C235C3" w:rsidP="00C235C3">
      <w:pPr>
        <w:tabs>
          <w:tab w:val="left" w:pos="1245"/>
        </w:tabs>
        <w:spacing w:after="120" w:line="276" w:lineRule="auto"/>
        <w:jc w:val="both"/>
        <w:rPr>
          <w:rFonts w:ascii="Arial" w:hAnsi="Arial"/>
          <w:sz w:val="22"/>
          <w:szCs w:val="24"/>
        </w:rPr>
      </w:pPr>
    </w:p>
    <w:p w14:paraId="5D034BF6" w14:textId="0F7DEE63" w:rsidR="00C235C3" w:rsidRDefault="00C235C3" w:rsidP="00C235C3">
      <w:pPr>
        <w:tabs>
          <w:tab w:val="left" w:pos="1245"/>
        </w:tabs>
        <w:spacing w:after="120" w:line="276" w:lineRule="auto"/>
        <w:jc w:val="both"/>
        <w:rPr>
          <w:rFonts w:ascii="Arial" w:hAnsi="Arial"/>
          <w:sz w:val="22"/>
          <w:szCs w:val="24"/>
        </w:rPr>
      </w:pPr>
      <w:r w:rsidRPr="009B2E4B">
        <w:rPr>
          <w:rFonts w:ascii="Arial" w:hAnsi="Arial"/>
          <w:sz w:val="22"/>
          <w:szCs w:val="24"/>
        </w:rPr>
        <w:t>Actualmente se extrajo la siguiente cantidad de señales de acuerdo al listado de señales ACAL-00102-LS-K-0001 el cual se ira actualizando conforme vaya avanzando la ingeniería de detalle</w:t>
      </w:r>
    </w:p>
    <w:tbl>
      <w:tblPr>
        <w:tblW w:w="8809" w:type="dxa"/>
        <w:tblInd w:w="669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920"/>
        <w:gridCol w:w="920"/>
        <w:gridCol w:w="920"/>
        <w:gridCol w:w="1080"/>
        <w:gridCol w:w="1740"/>
        <w:gridCol w:w="609"/>
        <w:gridCol w:w="1200"/>
      </w:tblGrid>
      <w:tr w:rsidR="00C235C3" w:rsidRPr="009F3F0E" w14:paraId="73A8DEC6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9923E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IO Type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2526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AI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9E75E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AO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DBC59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DI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F597A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DO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89189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Alimentación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4040B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Soft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BFA94" w14:textId="77777777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TOTAL</w:t>
            </w:r>
          </w:p>
        </w:tc>
      </w:tr>
      <w:tr w:rsidR="006B56B1" w:rsidRPr="009F3F0E" w14:paraId="6A1AF0F3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A871C" w14:textId="063619DC" w:rsidR="006B56B1" w:rsidRPr="009B2E4B" w:rsidRDefault="008E4D9F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ESD</w:t>
            </w:r>
            <w:r w:rsidR="0030401A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-001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DE7E2" w14:textId="065ABB3E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5911C" w14:textId="712E6E24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CA801" w14:textId="77A8D230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5F71E" w14:textId="4855161F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6220C" w14:textId="68AF9E5D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512C7" w14:textId="6BE31D88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E5621" w14:textId="7DC449D5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4</w:t>
            </w:r>
          </w:p>
        </w:tc>
      </w:tr>
      <w:tr w:rsidR="006B56B1" w:rsidRPr="009F3F0E" w14:paraId="7DBC4D25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DC0DA" w14:textId="2897F4BF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ESD-004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C4D34" w14:textId="56905745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A8DD8" w14:textId="2DDE57DC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07C06" w14:textId="74E463A2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2C2E1" w14:textId="1A708707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AFD45" w14:textId="3F4E4FC6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7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E2F723" w14:textId="37A66ABB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FE6F6" w14:textId="68D603C7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16</w:t>
            </w:r>
          </w:p>
        </w:tc>
      </w:tr>
      <w:tr w:rsidR="006B56B1" w:rsidRPr="009F3F0E" w14:paraId="7C2938E9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546CE" w14:textId="4A1B6D17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ESD-006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A3BCE" w14:textId="0A05F4E6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280C" w14:textId="042FDCF2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E48E0" w14:textId="5BE5918B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E7E29" w14:textId="324E2C39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ABAFF" w14:textId="2EE8CB7A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482C9" w14:textId="4E7E39E1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A0AB3" w14:textId="1C8A2DD4" w:rsidR="006B56B1" w:rsidRPr="009B2E4B" w:rsidRDefault="0030401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4</w:t>
            </w:r>
          </w:p>
        </w:tc>
      </w:tr>
      <w:tr w:rsidR="00EF3632" w:rsidRPr="009F3F0E" w14:paraId="0CCB53D1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83E86E" w14:textId="5F59EB18" w:rsidR="00EF3632" w:rsidRDefault="00EF3632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PSS-004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87018" w14:textId="68A1DF6C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12209" w14:textId="2A8DFC52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385FD" w14:textId="25C4C6FA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82921" w14:textId="6D33AB94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6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EB840" w14:textId="41687E45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F19E3" w14:textId="4B9F69E0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0DA82" w14:textId="71AD6DB1" w:rsidR="00EF3632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26</w:t>
            </w:r>
          </w:p>
        </w:tc>
      </w:tr>
      <w:tr w:rsidR="00E009FA" w:rsidRPr="009F3F0E" w14:paraId="1A0521AD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4B2F0" w14:textId="25065BB0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PSS-006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17B54" w14:textId="15E55235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50CB3" w14:textId="720F94DF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4F7EF" w14:textId="2A09B583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85B8C" w14:textId="04D495BB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11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CEDE3" w14:textId="6136968A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F0A1D" w14:textId="4944933B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23BC8B" w14:textId="69A8F4A0" w:rsidR="00E009FA" w:rsidRPr="009B2E4B" w:rsidRDefault="00E009F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32</w:t>
            </w:r>
          </w:p>
        </w:tc>
      </w:tr>
      <w:tr w:rsidR="0030463E" w:rsidRPr="009F3F0E" w14:paraId="1C976248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40F56" w14:textId="71203598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USS-005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D310E" w14:textId="3729BFF6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0FC59F" w14:textId="36CCEAF4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D2EF1" w14:textId="4BBF1C5B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EA6A5" w14:textId="10FC272B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BF2A5" w14:textId="712BC1A8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84A3A" w14:textId="45DA92DE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48C4E" w14:textId="7DDB9573" w:rsidR="0030463E" w:rsidRPr="009B2E4B" w:rsidRDefault="0030463E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8</w:t>
            </w:r>
          </w:p>
        </w:tc>
      </w:tr>
      <w:tr w:rsidR="00B204D0" w:rsidRPr="009F3F0E" w14:paraId="0587EFA1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34643" w14:textId="6D36F868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SSS-600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B4F30" w14:textId="24456466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9858E" w14:textId="7DA0E964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57D5E" w14:textId="7CD7F137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73E77" w14:textId="1E29F55E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10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4215E" w14:textId="62E562D5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0C73A" w14:textId="7CD47A19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7B8C4" w14:textId="1801B5E4" w:rsidR="00B204D0" w:rsidRDefault="00B204D0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30</w:t>
            </w:r>
          </w:p>
        </w:tc>
      </w:tr>
      <w:tr w:rsidR="00C235C3" w:rsidRPr="009F3F0E" w14:paraId="6F0126D3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7380F" w14:textId="7849F924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lang w:eastAsia="es-AR"/>
              </w:rPr>
              <w:t>ESD-007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E611A" w14:textId="05B3E579" w:rsidR="00C235C3" w:rsidRPr="009B2E4B" w:rsidRDefault="00BD08EC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 w:rsidRPr="00BD08EC">
              <w:rPr>
                <w:rFonts w:ascii="Arial" w:hAnsi="Arial" w:cs="Arial"/>
                <w:color w:val="000000"/>
                <w:highlight w:val="yellow"/>
                <w:lang w:eastAsia="es-AR"/>
              </w:rPr>
              <w:t>86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0117E" w14:textId="1AD3E98B" w:rsidR="00C235C3" w:rsidRPr="009B2E4B" w:rsidRDefault="001F03E4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color w:val="000000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BC998" w14:textId="43C53EE2" w:rsidR="00C235C3" w:rsidRPr="009B2E4B" w:rsidRDefault="001F03E4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color w:val="000000"/>
                <w:highlight w:val="yellow"/>
                <w:lang w:eastAsia="es-AR"/>
              </w:rPr>
              <w:t>5</w:t>
            </w:r>
            <w:r w:rsidR="00BD08EC">
              <w:rPr>
                <w:rFonts w:ascii="Arial" w:hAnsi="Arial" w:cs="Arial"/>
                <w:color w:val="000000"/>
                <w:highlight w:val="yellow"/>
                <w:lang w:eastAsia="es-AR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19640" w14:textId="57BC5E0A" w:rsidR="00C235C3" w:rsidRPr="009B2E4B" w:rsidRDefault="00BD08EC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color w:val="000000"/>
                <w:highlight w:val="yellow"/>
                <w:lang w:eastAsia="es-AR"/>
              </w:rPr>
              <w:t>37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DDA68" w14:textId="0F6258AD" w:rsidR="00C235C3" w:rsidRPr="009B2E4B" w:rsidRDefault="002F153A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color w:val="000000"/>
                <w:highlight w:val="yellow"/>
                <w:lang w:eastAsia="es-AR"/>
              </w:rPr>
              <w:t>95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BAB9" w14:textId="77777777" w:rsidR="00C235C3" w:rsidRPr="009B2E4B" w:rsidRDefault="00C235C3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 w:rsidRPr="002D666A">
              <w:rPr>
                <w:rFonts w:ascii="Arial" w:hAnsi="Arial" w:cs="Arial"/>
                <w:color w:val="000000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1743" w14:textId="61802A76" w:rsidR="00C235C3" w:rsidRPr="009B2E4B" w:rsidRDefault="00BD08EC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178</w:t>
            </w:r>
          </w:p>
        </w:tc>
      </w:tr>
      <w:tr w:rsidR="00C235C3" w:rsidRPr="009F3F0E" w14:paraId="485586F6" w14:textId="77777777" w:rsidTr="00176E42">
        <w:trPr>
          <w:trHeight w:val="3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2D061" w14:textId="6DD4D856" w:rsidR="00C235C3" w:rsidRPr="007F4EFE" w:rsidRDefault="00C235C3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AR"/>
              </w:rPr>
            </w:pP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P</w:t>
            </w:r>
            <w:r>
              <w:rPr>
                <w:rFonts w:ascii="Arial" w:hAnsi="Arial" w:cs="Arial"/>
                <w:b/>
                <w:bCs/>
                <w:color w:val="000000"/>
                <w:lang w:eastAsia="es-AR"/>
              </w:rPr>
              <w:t>S</w:t>
            </w:r>
            <w:r w:rsidRPr="007F4EFE">
              <w:rPr>
                <w:rFonts w:ascii="Arial" w:hAnsi="Arial" w:cs="Arial"/>
                <w:b/>
                <w:bCs/>
                <w:color w:val="000000"/>
                <w:lang w:eastAsia="es-AR"/>
              </w:rPr>
              <w:t>S-007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0D5EF" w14:textId="22C5919F" w:rsidR="00C235C3" w:rsidRPr="009B2E4B" w:rsidRDefault="002D666A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color w:val="000000"/>
                <w:highlight w:val="yellow"/>
                <w:lang w:eastAsia="es-AR"/>
              </w:rPr>
              <w:t>122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BEA3F" w14:textId="4B55582E" w:rsidR="00C235C3" w:rsidRPr="009B2E4B" w:rsidRDefault="001F03E4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 w:rsidRPr="009B2E4B">
              <w:rPr>
                <w:rFonts w:ascii="Arial" w:hAnsi="Arial" w:cs="Arial"/>
                <w:color w:val="000000"/>
                <w:lang w:eastAsia="es-AR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6441D" w14:textId="147B7CE3" w:rsidR="00C235C3" w:rsidRPr="009B2E4B" w:rsidRDefault="002D666A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color w:val="000000"/>
                <w:highlight w:val="yellow"/>
                <w:lang w:eastAsia="es-AR"/>
              </w:rPr>
              <w:t>263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FBC1E" w14:textId="348D51EA" w:rsidR="00C235C3" w:rsidRPr="009B2E4B" w:rsidRDefault="002D666A" w:rsidP="00176E42">
            <w:pPr>
              <w:jc w:val="center"/>
              <w:rPr>
                <w:rFonts w:ascii="Arial" w:hAnsi="Arial" w:cs="Arial"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color w:val="000000"/>
                <w:highlight w:val="yellow"/>
                <w:lang w:eastAsia="es-AR"/>
              </w:rPr>
              <w:t>303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08B7D" w14:textId="44EE6FB9" w:rsidR="00C235C3" w:rsidRPr="009B2E4B" w:rsidRDefault="00C235C3" w:rsidP="00176E42">
            <w:pPr>
              <w:jc w:val="center"/>
              <w:rPr>
                <w:rFonts w:ascii="Arial" w:hAnsi="Arial" w:cs="Arial"/>
                <w:color w:val="000000"/>
                <w:lang w:eastAsia="es-AR"/>
              </w:rPr>
            </w:pPr>
            <w:r w:rsidRPr="009B2E4B">
              <w:rPr>
                <w:rFonts w:ascii="Arial" w:hAnsi="Arial" w:cs="Arial"/>
                <w:color w:val="000000"/>
                <w:lang w:eastAsia="es-AR"/>
              </w:rPr>
              <w:t>1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403EA" w14:textId="4BA7C54D" w:rsidR="00C235C3" w:rsidRPr="009B2E4B" w:rsidRDefault="001F03E4" w:rsidP="00176E42">
            <w:pPr>
              <w:jc w:val="center"/>
              <w:rPr>
                <w:rFonts w:ascii="Arial" w:hAnsi="Arial" w:cs="Arial"/>
                <w:color w:val="000000"/>
                <w:lang w:eastAsia="es-AR"/>
              </w:rPr>
            </w:pPr>
            <w:r w:rsidRPr="009B2E4B">
              <w:rPr>
                <w:rFonts w:ascii="Arial" w:hAnsi="Arial" w:cs="Arial"/>
                <w:color w:val="000000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7091D" w14:textId="574BD1F2" w:rsidR="00C235C3" w:rsidRPr="009B2E4B" w:rsidRDefault="002D666A" w:rsidP="00176E42">
            <w:pPr>
              <w:jc w:val="center"/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eastAsia="es-AR"/>
              </w:rPr>
              <w:t>689</w:t>
            </w:r>
          </w:p>
        </w:tc>
      </w:tr>
    </w:tbl>
    <w:p w14:paraId="0BE47EDA" w14:textId="5342C142" w:rsidR="00C235C3" w:rsidRDefault="00C235C3" w:rsidP="00C235C3">
      <w:pPr>
        <w:tabs>
          <w:tab w:val="left" w:pos="1245"/>
        </w:tabs>
        <w:spacing w:after="120" w:line="276" w:lineRule="auto"/>
        <w:jc w:val="both"/>
        <w:rPr>
          <w:rFonts w:ascii="Arial" w:hAnsi="Arial"/>
          <w:sz w:val="22"/>
          <w:szCs w:val="24"/>
        </w:rPr>
      </w:pPr>
    </w:p>
    <w:p w14:paraId="314BC2AD" w14:textId="77777777" w:rsidR="00A93C1A" w:rsidRPr="00C235C3" w:rsidRDefault="00A93C1A" w:rsidP="00C235C3">
      <w:pPr>
        <w:tabs>
          <w:tab w:val="left" w:pos="1245"/>
        </w:tabs>
        <w:spacing w:after="120" w:line="276" w:lineRule="auto"/>
        <w:jc w:val="both"/>
        <w:rPr>
          <w:rFonts w:ascii="Arial" w:hAnsi="Arial"/>
          <w:sz w:val="22"/>
          <w:szCs w:val="24"/>
        </w:rPr>
      </w:pPr>
    </w:p>
    <w:p w14:paraId="3E6B0039" w14:textId="77775DEC" w:rsidR="00771780" w:rsidRPr="00A438BA" w:rsidRDefault="004B4ED4" w:rsidP="008B6B9D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62" w:name="_Toc236753833"/>
      <w:r w:rsidRPr="00A438BA">
        <w:rPr>
          <w:smallCaps/>
          <w:sz w:val="22"/>
          <w:szCs w:val="24"/>
        </w:rPr>
        <w:lastRenderedPageBreak/>
        <w:t>Provisión</w:t>
      </w:r>
      <w:r w:rsidR="00771780" w:rsidRPr="00A438BA">
        <w:rPr>
          <w:smallCaps/>
          <w:sz w:val="22"/>
          <w:szCs w:val="24"/>
        </w:rPr>
        <w:t xml:space="preserve"> de materiales</w:t>
      </w:r>
      <w:bookmarkEnd w:id="62"/>
    </w:p>
    <w:p w14:paraId="257A79C5" w14:textId="1BA4D26F" w:rsidR="00E009FA" w:rsidRPr="00A438BA" w:rsidRDefault="00771780" w:rsidP="00A93C1A">
      <w:pPr>
        <w:spacing w:before="120" w:after="120" w:line="276" w:lineRule="auto"/>
        <w:ind w:left="567"/>
        <w:contextualSpacing/>
        <w:jc w:val="both"/>
        <w:rPr>
          <w:rFonts w:ascii="Arial" w:hAnsi="Arial"/>
          <w:sz w:val="22"/>
          <w:szCs w:val="24"/>
        </w:rPr>
      </w:pPr>
      <w:r w:rsidRPr="00A438BA">
        <w:rPr>
          <w:rFonts w:ascii="Arial" w:hAnsi="Arial"/>
          <w:sz w:val="22"/>
          <w:szCs w:val="24"/>
        </w:rPr>
        <w:t xml:space="preserve">A continuación, se detallan los materiales que componen los gabinetes que forman parte del Sistema de </w:t>
      </w:r>
      <w:r w:rsidR="001638B8" w:rsidRPr="00A438BA">
        <w:rPr>
          <w:rFonts w:ascii="Arial" w:hAnsi="Arial"/>
          <w:sz w:val="22"/>
          <w:szCs w:val="24"/>
        </w:rPr>
        <w:t>seguridad</w:t>
      </w:r>
      <w:r w:rsidRPr="00A438BA">
        <w:rPr>
          <w:rFonts w:ascii="Arial" w:hAnsi="Arial"/>
          <w:sz w:val="22"/>
          <w:szCs w:val="24"/>
        </w:rPr>
        <w:t xml:space="preserve">. Si bien se describe en forma detallada cantidad entre paréntesis y </w:t>
      </w:r>
      <w:r w:rsidR="004B4ED4" w:rsidRPr="00A438BA">
        <w:rPr>
          <w:rFonts w:ascii="Arial" w:hAnsi="Arial"/>
          <w:sz w:val="22"/>
          <w:szCs w:val="24"/>
        </w:rPr>
        <w:t>descripción</w:t>
      </w:r>
      <w:r w:rsidRPr="00A438BA">
        <w:rPr>
          <w:rFonts w:ascii="Arial" w:hAnsi="Arial"/>
          <w:sz w:val="22"/>
          <w:szCs w:val="24"/>
        </w:rPr>
        <w:t xml:space="preserve">, constituye la principal entrega, </w:t>
      </w:r>
      <w:r w:rsidR="008B46C4" w:rsidRPr="00A438BA">
        <w:rPr>
          <w:rFonts w:ascii="Arial" w:hAnsi="Arial"/>
          <w:sz w:val="22"/>
          <w:szCs w:val="24"/>
        </w:rPr>
        <w:t>se terminará de definir en forma definitiva durante el desarrollo de la ingeniería.</w:t>
      </w:r>
    </w:p>
    <w:p w14:paraId="1F2D7886" w14:textId="77777777" w:rsidR="008B46C4" w:rsidRPr="00A438BA" w:rsidRDefault="008B46C4" w:rsidP="008B46C4">
      <w:pPr>
        <w:spacing w:before="120" w:after="120" w:line="276" w:lineRule="auto"/>
        <w:ind w:left="567"/>
        <w:contextualSpacing/>
        <w:jc w:val="both"/>
      </w:pPr>
    </w:p>
    <w:p w14:paraId="12299FF5" w14:textId="1E597184" w:rsidR="006E2573" w:rsidRPr="000564A8" w:rsidRDefault="00771780" w:rsidP="00BB393E">
      <w:pPr>
        <w:spacing w:before="120" w:after="120" w:line="276" w:lineRule="auto"/>
        <w:ind w:left="567"/>
        <w:contextualSpacing/>
        <w:jc w:val="both"/>
        <w:rPr>
          <w:rFonts w:ascii="Arial" w:hAnsi="Arial"/>
          <w:b/>
          <w:bCs/>
          <w:sz w:val="22"/>
          <w:szCs w:val="24"/>
          <w:lang w:val="en-US"/>
        </w:rPr>
      </w:pPr>
      <w:r w:rsidRPr="000564A8">
        <w:rPr>
          <w:rFonts w:ascii="Arial" w:hAnsi="Arial"/>
          <w:b/>
          <w:bCs/>
          <w:sz w:val="22"/>
          <w:szCs w:val="24"/>
          <w:lang w:val="en-US"/>
        </w:rPr>
        <w:t>Marshaling FGS/ESD</w:t>
      </w:r>
      <w:r w:rsidR="00223EF0" w:rsidRPr="00A93C1A">
        <w:rPr>
          <w:rFonts w:ascii="Arial" w:hAnsi="Arial"/>
          <w:b/>
          <w:bCs/>
          <w:sz w:val="22"/>
          <w:szCs w:val="24"/>
          <w:lang w:val="en-US"/>
        </w:rPr>
        <w:t>-MC</w:t>
      </w:r>
      <w:r w:rsidRPr="00677566">
        <w:rPr>
          <w:rFonts w:ascii="Arial" w:hAnsi="Arial"/>
          <w:b/>
          <w:bCs/>
          <w:sz w:val="22"/>
          <w:szCs w:val="24"/>
          <w:lang w:val="en-US"/>
        </w:rPr>
        <w:t>-00</w:t>
      </w:r>
      <w:r w:rsidR="00223EF0" w:rsidRPr="00677566">
        <w:rPr>
          <w:rFonts w:ascii="Arial" w:hAnsi="Arial"/>
          <w:b/>
          <w:bCs/>
          <w:sz w:val="22"/>
          <w:szCs w:val="24"/>
          <w:lang w:val="en-US"/>
        </w:rPr>
        <w:t>7</w:t>
      </w:r>
      <w:r w:rsidR="00223EF0" w:rsidRPr="00A93C1A">
        <w:rPr>
          <w:rFonts w:ascii="Arial" w:hAnsi="Arial"/>
          <w:b/>
          <w:bCs/>
          <w:sz w:val="22"/>
          <w:szCs w:val="24"/>
          <w:lang w:val="en-US"/>
        </w:rPr>
        <w:t>A</w:t>
      </w:r>
      <w:r w:rsidRPr="00677566">
        <w:rPr>
          <w:rFonts w:ascii="Arial" w:hAnsi="Arial"/>
          <w:b/>
          <w:bCs/>
          <w:sz w:val="22"/>
          <w:szCs w:val="24"/>
          <w:lang w:val="en-US"/>
        </w:rPr>
        <w:t xml:space="preserve"> Remote</w:t>
      </w:r>
      <w:r w:rsidRPr="000564A8">
        <w:rPr>
          <w:rFonts w:ascii="Arial" w:hAnsi="Arial"/>
          <w:b/>
          <w:bCs/>
          <w:sz w:val="22"/>
          <w:szCs w:val="24"/>
          <w:lang w:val="en-US"/>
        </w:rPr>
        <w:t xml:space="preserve"> Panel</w:t>
      </w:r>
    </w:p>
    <w:p w14:paraId="37887E0A" w14:textId="7AA974D2" w:rsidR="00771780" w:rsidRPr="000564A8" w:rsidRDefault="00771780" w:rsidP="00E85EED">
      <w:pPr>
        <w:tabs>
          <w:tab w:val="left" w:pos="1245"/>
        </w:tabs>
        <w:spacing w:before="240"/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(976)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Marshalling signals </w:t>
      </w:r>
    </w:p>
    <w:p w14:paraId="0A5821F3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(976)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Wiremark Wire marking of terminal row and no.</w:t>
      </w:r>
    </w:p>
    <w:p w14:paraId="7228904E" w14:textId="6E6951A5" w:rsidR="00771780" w:rsidRPr="008B7300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b/>
          <w:bCs/>
          <w:lang w:val="en-US"/>
        </w:rPr>
        <w:t>(</w:t>
      </w:r>
      <w:r w:rsidRPr="000564A8">
        <w:rPr>
          <w:rFonts w:ascii="Arial" w:hAnsi="Arial" w:cs="Arial"/>
          <w:b/>
          <w:bCs/>
          <w:sz w:val="22"/>
          <w:szCs w:val="22"/>
          <w:lang w:val="en-US"/>
        </w:rPr>
        <w:t>488)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PTTBS 2.5  disconnect te</w:t>
      </w:r>
      <w:r w:rsidR="00A369E4">
        <w:rPr>
          <w:rFonts w:ascii="Arial" w:hAnsi="Arial" w:cs="Arial"/>
          <w:sz w:val="22"/>
          <w:szCs w:val="22"/>
          <w:lang w:val="en-US"/>
        </w:rPr>
        <w:t>r</w:t>
      </w:r>
      <w:r w:rsidRPr="000564A8">
        <w:rPr>
          <w:rFonts w:ascii="Arial" w:hAnsi="Arial" w:cs="Arial"/>
          <w:sz w:val="22"/>
          <w:szCs w:val="22"/>
          <w:lang w:val="en-US"/>
        </w:rPr>
        <w:t>minal - 400 V, nominal current: 16</w:t>
      </w:r>
      <w:r w:rsidR="00FC0CC0" w:rsidRPr="000564A8">
        <w:rPr>
          <w:rFonts w:ascii="Arial" w:hAnsi="Arial" w:cs="Arial"/>
          <w:sz w:val="22"/>
          <w:szCs w:val="22"/>
          <w:lang w:val="en-US"/>
        </w:rPr>
        <w:t xml:space="preserve">. </w:t>
      </w:r>
      <w:r w:rsidRPr="008B7300">
        <w:rPr>
          <w:rFonts w:ascii="Arial" w:hAnsi="Arial" w:cs="Arial"/>
          <w:sz w:val="22"/>
          <w:szCs w:val="22"/>
          <w:lang w:val="en-US"/>
        </w:rPr>
        <w:t>A, Knife disconnect terminal</w:t>
      </w:r>
      <w:r w:rsidR="001452C4" w:rsidRPr="008B7300">
        <w:rPr>
          <w:rFonts w:ascii="Arial" w:hAnsi="Arial" w:cs="Arial"/>
          <w:sz w:val="22"/>
          <w:szCs w:val="22"/>
          <w:lang w:val="en-US"/>
        </w:rPr>
        <w:t xml:space="preserve"> </w:t>
      </w:r>
      <w:r w:rsidRPr="008B7300">
        <w:rPr>
          <w:rFonts w:ascii="Arial" w:hAnsi="Arial" w:cs="Arial"/>
          <w:sz w:val="22"/>
          <w:szCs w:val="22"/>
          <w:lang w:val="en-US"/>
        </w:rPr>
        <w:t>block, Double level with angled contour and two disconnect knives, nom. voltage: 400 V, nominal current: 16 A, 1st and 2nd level, connection method: Push-in connection, Rated cross section: 2.5 mm2, cross section: 0.14 mm2 - 4 mm2, mounting: NS 35/7,5, NS 35/15, color: gray mfr : Phoenix Contact</w:t>
      </w:r>
    </w:p>
    <w:p w14:paraId="486F7C99" w14:textId="2228C5D7" w:rsidR="00705FF7" w:rsidRPr="00A438BA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(1)</w:t>
      </w:r>
      <w:r w:rsidRPr="00A438BA">
        <w:rPr>
          <w:rFonts w:ascii="Arial" w:hAnsi="Arial" w:cs="Arial"/>
          <w:sz w:val="22"/>
          <w:szCs w:val="22"/>
        </w:rPr>
        <w:t xml:space="preserve"> Gabinete de Marshaling de </w:t>
      </w:r>
      <w:r w:rsidRPr="00677566">
        <w:rPr>
          <w:rFonts w:ascii="Arial" w:hAnsi="Arial" w:cs="Arial"/>
          <w:sz w:val="22"/>
          <w:szCs w:val="22"/>
        </w:rPr>
        <w:t>1200X2000X</w:t>
      </w:r>
      <w:r w:rsidR="00A369E4" w:rsidRPr="00A93C1A">
        <w:rPr>
          <w:rFonts w:ascii="Arial" w:hAnsi="Arial" w:cs="Arial"/>
          <w:sz w:val="22"/>
          <w:szCs w:val="22"/>
        </w:rPr>
        <w:t>800</w:t>
      </w:r>
      <w:r w:rsidRPr="00677566">
        <w:rPr>
          <w:rFonts w:ascii="Arial" w:hAnsi="Arial" w:cs="Arial"/>
          <w:sz w:val="22"/>
          <w:szCs w:val="22"/>
        </w:rPr>
        <w:t>(</w:t>
      </w:r>
      <w:r w:rsidRPr="00A438BA">
        <w:rPr>
          <w:rFonts w:ascii="Arial" w:hAnsi="Arial" w:cs="Arial"/>
          <w:sz w:val="22"/>
          <w:szCs w:val="22"/>
        </w:rPr>
        <w:t xml:space="preserve">mm) </w:t>
      </w:r>
      <w:r w:rsidR="00D4614C" w:rsidRPr="00A438BA">
        <w:rPr>
          <w:rFonts w:ascii="Arial" w:hAnsi="Arial" w:cs="Arial"/>
          <w:sz w:val="22"/>
          <w:szCs w:val="22"/>
        </w:rPr>
        <w:t xml:space="preserve">con </w:t>
      </w:r>
      <w:r w:rsidRPr="00A438BA">
        <w:rPr>
          <w:rFonts w:ascii="Arial" w:hAnsi="Arial" w:cs="Arial"/>
          <w:sz w:val="22"/>
          <w:szCs w:val="22"/>
        </w:rPr>
        <w:t>UL</w:t>
      </w:r>
      <w:r w:rsidR="00705FF7" w:rsidRPr="00A438BA">
        <w:rPr>
          <w:rFonts w:ascii="Arial" w:hAnsi="Arial" w:cs="Arial"/>
          <w:sz w:val="22"/>
          <w:szCs w:val="22"/>
        </w:rPr>
        <w:t xml:space="preserve"> </w:t>
      </w:r>
      <w:r w:rsidR="00D4614C" w:rsidRPr="00A438BA">
        <w:rPr>
          <w:rFonts w:ascii="Arial" w:hAnsi="Arial" w:cs="Arial"/>
          <w:sz w:val="22"/>
          <w:szCs w:val="22"/>
        </w:rPr>
        <w:t>zó</w:t>
      </w:r>
      <w:r w:rsidR="00705FF7" w:rsidRPr="00A438BA">
        <w:rPr>
          <w:rFonts w:ascii="Arial" w:hAnsi="Arial" w:cs="Arial"/>
          <w:sz w:val="22"/>
          <w:szCs w:val="22"/>
        </w:rPr>
        <w:t>calo incluido 100mm</w:t>
      </w:r>
      <w:r w:rsidR="00D4614C" w:rsidRPr="00A438BA">
        <w:rPr>
          <w:rFonts w:ascii="Arial" w:hAnsi="Arial" w:cs="Arial"/>
          <w:sz w:val="22"/>
          <w:szCs w:val="22"/>
        </w:rPr>
        <w:t xml:space="preserve">. </w:t>
      </w:r>
      <w:r w:rsidR="00705FF7" w:rsidRPr="00A438BA">
        <w:rPr>
          <w:rFonts w:ascii="Arial" w:hAnsi="Arial" w:cs="Arial"/>
          <w:sz w:val="22"/>
          <w:szCs w:val="22"/>
        </w:rPr>
        <w:t xml:space="preserve">Doble puerta </w:t>
      </w:r>
    </w:p>
    <w:p w14:paraId="7318C924" w14:textId="18AFEB1B" w:rsidR="00771780" w:rsidRPr="00A438BA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(1)</w:t>
      </w:r>
      <w:r w:rsidRPr="00A438BA">
        <w:rPr>
          <w:rFonts w:ascii="Arial" w:hAnsi="Arial" w:cs="Arial"/>
          <w:sz w:val="22"/>
          <w:szCs w:val="22"/>
        </w:rPr>
        <w:t xml:space="preserve"> </w:t>
      </w:r>
      <w:r w:rsidR="00D4614C" w:rsidRPr="00A438BA">
        <w:rPr>
          <w:rFonts w:ascii="Arial" w:hAnsi="Arial" w:cs="Arial"/>
          <w:sz w:val="22"/>
          <w:szCs w:val="22"/>
        </w:rPr>
        <w:t>P</w:t>
      </w:r>
      <w:r w:rsidRPr="00A438BA">
        <w:rPr>
          <w:rFonts w:ascii="Arial" w:hAnsi="Arial" w:cs="Arial"/>
          <w:sz w:val="22"/>
          <w:szCs w:val="22"/>
        </w:rPr>
        <w:t>laca con nombre de Gabinete</w:t>
      </w:r>
    </w:p>
    <w:p w14:paraId="18E971A0" w14:textId="77777777" w:rsidR="00771780" w:rsidRPr="00A438BA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(1)</w:t>
      </w:r>
      <w:r w:rsidRPr="00A438BA">
        <w:rPr>
          <w:rFonts w:ascii="Arial" w:hAnsi="Arial" w:cs="Arial"/>
          <w:sz w:val="22"/>
          <w:szCs w:val="22"/>
        </w:rPr>
        <w:t xml:space="preserve"> M 2500 / 99 0000145 PE/IE Rail</w:t>
      </w:r>
    </w:p>
    <w:p w14:paraId="4EB8D13A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SK 3238.200 / 88 0006937 Filtro de Salida</w:t>
      </w:r>
    </w:p>
    <w:p w14:paraId="233F9090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Terminal strip marker  KLM-A 88 0008807</w:t>
      </w:r>
    </w:p>
    <w:p w14:paraId="5899ACC4" w14:textId="63E03B18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(54)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Screwless end stop wit</w:t>
      </w:r>
      <w:r w:rsidR="007C0EAF" w:rsidRPr="000564A8">
        <w:rPr>
          <w:rFonts w:ascii="Arial" w:hAnsi="Arial" w:cs="Arial"/>
          <w:sz w:val="22"/>
          <w:szCs w:val="22"/>
          <w:lang w:val="en-US"/>
        </w:rPr>
        <w:t>h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TAG holder 51 5000001</w:t>
      </w:r>
    </w:p>
    <w:p w14:paraId="1A85CDD9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(6)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End stop 51 5000002</w:t>
      </w:r>
    </w:p>
    <w:p w14:paraId="1A36ADDD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(1)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Circuit breaker C60N 2P 16A C 880007105</w:t>
      </w:r>
    </w:p>
    <w:p w14:paraId="3EB8BB52" w14:textId="77777777" w:rsidR="00771780" w:rsidRPr="00442A70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(1)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SZ 2500.320 LED Cabinet lightning 24VDC, incl. movement detector, mfr. </w:t>
      </w:r>
      <w:r w:rsidRPr="00442A70">
        <w:rPr>
          <w:rFonts w:ascii="Arial" w:hAnsi="Arial" w:cs="Arial"/>
          <w:sz w:val="22"/>
          <w:szCs w:val="22"/>
          <w:lang w:val="en-US"/>
        </w:rPr>
        <w:t>Rittal</w:t>
      </w:r>
    </w:p>
    <w:p w14:paraId="542B00D1" w14:textId="2736376D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(10)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TERM-Supply Supply Terminal PT 16</w:t>
      </w:r>
      <w:r w:rsidR="00A44B6E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(others on request)</w:t>
      </w:r>
    </w:p>
    <w:p w14:paraId="5C861972" w14:textId="705F53CE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TERM-Ground Ground Terminal PT 2,5-PE</w:t>
      </w:r>
      <w:r w:rsidR="00A44B6E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(others on request)</w:t>
      </w:r>
    </w:p>
    <w:p w14:paraId="32D3076D" w14:textId="7018B528" w:rsidR="00771780" w:rsidRPr="000564A8" w:rsidRDefault="00771780" w:rsidP="00BB393E">
      <w:pPr>
        <w:tabs>
          <w:tab w:val="left" w:pos="1245"/>
        </w:tabs>
        <w:spacing w:after="120"/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(9)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X-FTA 002 01R Field Termination Assembly right (Spring Terminals,</w:t>
      </w:r>
      <w:r w:rsidR="00A44B6E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two-wire-connector, single System Cable)</w:t>
      </w:r>
    </w:p>
    <w:p w14:paraId="33401262" w14:textId="34A8394F" w:rsidR="00771780" w:rsidRPr="000564A8" w:rsidRDefault="00771780" w:rsidP="00BB393E">
      <w:pPr>
        <w:tabs>
          <w:tab w:val="left" w:pos="1245"/>
        </w:tabs>
        <w:spacing w:after="120"/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(8)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X-FTA 002 01L Field Termination Assembly left (Spring Terminals,</w:t>
      </w:r>
      <w:r w:rsidR="00A44B6E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two-wire-connector, single System Cable)</w:t>
      </w:r>
    </w:p>
    <w:p w14:paraId="3C0E02F5" w14:textId="547700F1" w:rsidR="00771780" w:rsidRPr="000564A8" w:rsidRDefault="00771780" w:rsidP="00BB393E">
      <w:pPr>
        <w:tabs>
          <w:tab w:val="left" w:pos="1245"/>
        </w:tabs>
        <w:spacing w:after="120"/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="006F651C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X-CA 001 01 15 System Cable (single/dual FTA)</w:t>
      </w:r>
    </w:p>
    <w:p w14:paraId="0094442E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(6)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X-CA 005 01 15 System Cable (single FTA)</w:t>
      </w:r>
    </w:p>
    <w:p w14:paraId="53083DA6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(9)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X-CA 006 01 15 System Cable (single/dual FTA)</w:t>
      </w:r>
    </w:p>
    <w:p w14:paraId="7E4F3D69" w14:textId="724F4111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18PLUS-BASIC Module 18plus power distribution system consisting of: feed module, signal module and conductor rail for max. 30 connector modules</w:t>
      </w:r>
    </w:p>
    <w:p w14:paraId="67BAF8C3" w14:textId="1E8A23FE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(60)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18PLUS-AM02-00- PT01-01 Module 18plus connection module for usage with</w:t>
      </w:r>
      <w:r w:rsidR="00AC017C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circuit breaker of series 2210,ESS20, ESS30 and ESX10</w:t>
      </w:r>
    </w:p>
    <w:p w14:paraId="0AE6522B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18PLUS-SM02-01- PT01-01 Modul 18plus signalling module with group signalling</w:t>
      </w:r>
    </w:p>
    <w:p w14:paraId="40EB02BA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18PLUS-EM02-00- PT01-01 18plus supply module with group signalling</w:t>
      </w:r>
    </w:p>
    <w:p w14:paraId="12D481E0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(29)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ETA2210-01 ETA2210 Circuit breaker 1A</w:t>
      </w:r>
    </w:p>
    <w:p w14:paraId="7D871BDA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Screwless end stop with TAG holder 51 5000001</w:t>
      </w:r>
    </w:p>
    <w:p w14:paraId="43448437" w14:textId="77777777" w:rsidR="00771780" w:rsidRPr="00A93C1A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lang w:val="en-US"/>
        </w:rPr>
        <w:t>(29)</w:t>
      </w:r>
      <w:r w:rsidRPr="00A93C1A">
        <w:rPr>
          <w:rFonts w:ascii="Arial" w:hAnsi="Arial" w:cs="Arial"/>
          <w:sz w:val="22"/>
          <w:szCs w:val="22"/>
          <w:lang w:val="en-US"/>
        </w:rPr>
        <w:t xml:space="preserve"> ETA 2210-xxA ETA2210 circuit breaker</w:t>
      </w:r>
    </w:p>
    <w:p w14:paraId="3690FBF0" w14:textId="77777777" w:rsidR="00771780" w:rsidRPr="00A93C1A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A93C1A">
        <w:rPr>
          <w:rFonts w:ascii="Arial" w:hAnsi="Arial" w:cs="Arial"/>
          <w:sz w:val="22"/>
          <w:szCs w:val="22"/>
          <w:lang w:val="en-US"/>
        </w:rPr>
        <w:t xml:space="preserve"> ETA2210-16 ETA2210 Circuit breaker 16A</w:t>
      </w:r>
    </w:p>
    <w:p w14:paraId="4ACE86BB" w14:textId="306F5ED3" w:rsidR="008E4C6C" w:rsidRPr="00A93C1A" w:rsidRDefault="008E4C6C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lang w:val="en-US"/>
        </w:rPr>
        <w:t xml:space="preserve">(10) </w:t>
      </w:r>
      <w:r w:rsidRPr="00A93C1A">
        <w:rPr>
          <w:rFonts w:ascii="Arial" w:hAnsi="Arial" w:cs="Arial"/>
          <w:sz w:val="22"/>
          <w:szCs w:val="22"/>
          <w:lang w:val="en-US"/>
        </w:rPr>
        <w:t>Modulos de salida Relay GMD5096</w:t>
      </w:r>
    </w:p>
    <w:p w14:paraId="0A3C8DFA" w14:textId="77777777" w:rsidR="008E4C6C" w:rsidRPr="00A93C1A" w:rsidRDefault="008E4C6C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</w:p>
    <w:p w14:paraId="731DE460" w14:textId="5067A3AA" w:rsidR="00771780" w:rsidRPr="00A93C1A" w:rsidRDefault="00771780" w:rsidP="00BB393E">
      <w:pPr>
        <w:ind w:left="426"/>
        <w:rPr>
          <w:lang w:val="en-US"/>
        </w:rPr>
      </w:pPr>
    </w:p>
    <w:p w14:paraId="4028E60A" w14:textId="09A6B737" w:rsidR="00771780" w:rsidRPr="000564A8" w:rsidRDefault="00771780" w:rsidP="00BB393E">
      <w:pPr>
        <w:spacing w:before="120" w:after="120" w:line="276" w:lineRule="auto"/>
        <w:ind w:left="567"/>
        <w:contextualSpacing/>
        <w:jc w:val="both"/>
        <w:rPr>
          <w:rFonts w:ascii="Arial" w:hAnsi="Arial"/>
          <w:b/>
          <w:bCs/>
          <w:sz w:val="22"/>
          <w:szCs w:val="24"/>
          <w:lang w:val="en-US"/>
        </w:rPr>
      </w:pPr>
      <w:r w:rsidRPr="000564A8">
        <w:rPr>
          <w:rFonts w:ascii="Arial" w:hAnsi="Arial"/>
          <w:b/>
          <w:bCs/>
          <w:sz w:val="22"/>
          <w:szCs w:val="24"/>
          <w:lang w:val="en-US"/>
        </w:rPr>
        <w:t>Marshaling PSS-</w:t>
      </w:r>
      <w:r w:rsidR="00223EF0" w:rsidRPr="00A93C1A">
        <w:rPr>
          <w:rFonts w:ascii="Arial" w:hAnsi="Arial"/>
          <w:b/>
          <w:bCs/>
          <w:sz w:val="22"/>
          <w:szCs w:val="24"/>
          <w:lang w:val="en-US"/>
        </w:rPr>
        <w:t>MC</w:t>
      </w:r>
      <w:r w:rsidR="00223EF0" w:rsidRPr="00677566">
        <w:rPr>
          <w:rFonts w:ascii="Arial" w:hAnsi="Arial"/>
          <w:b/>
          <w:bCs/>
          <w:sz w:val="22"/>
          <w:szCs w:val="24"/>
          <w:lang w:val="en-US"/>
        </w:rPr>
        <w:t>-</w:t>
      </w:r>
      <w:r w:rsidRPr="00677566">
        <w:rPr>
          <w:rFonts w:ascii="Arial" w:hAnsi="Arial"/>
          <w:b/>
          <w:bCs/>
          <w:sz w:val="22"/>
          <w:szCs w:val="24"/>
          <w:lang w:val="en-US"/>
        </w:rPr>
        <w:t>007</w:t>
      </w:r>
      <w:r w:rsidR="00223EF0" w:rsidRPr="00677566">
        <w:rPr>
          <w:rFonts w:ascii="Arial" w:hAnsi="Arial"/>
          <w:b/>
          <w:bCs/>
          <w:sz w:val="22"/>
          <w:szCs w:val="24"/>
          <w:lang w:val="en-US"/>
        </w:rPr>
        <w:t xml:space="preserve">A </w:t>
      </w:r>
      <w:r w:rsidRPr="00677566">
        <w:rPr>
          <w:rFonts w:ascii="Arial" w:hAnsi="Arial"/>
          <w:b/>
          <w:bCs/>
          <w:sz w:val="22"/>
          <w:szCs w:val="24"/>
          <w:lang w:val="en-US"/>
        </w:rPr>
        <w:t xml:space="preserve">&amp; </w:t>
      </w:r>
      <w:r w:rsidR="00223EF0" w:rsidRPr="00677566">
        <w:rPr>
          <w:rFonts w:ascii="Arial" w:hAnsi="Arial"/>
          <w:b/>
          <w:bCs/>
          <w:sz w:val="22"/>
          <w:szCs w:val="24"/>
          <w:lang w:val="en-US"/>
        </w:rPr>
        <w:t>PSS-</w:t>
      </w:r>
      <w:r w:rsidR="00223EF0" w:rsidRPr="00A93C1A">
        <w:rPr>
          <w:rFonts w:ascii="Arial" w:hAnsi="Arial"/>
          <w:b/>
          <w:bCs/>
          <w:sz w:val="22"/>
          <w:szCs w:val="24"/>
          <w:lang w:val="en-US"/>
        </w:rPr>
        <w:t>MC</w:t>
      </w:r>
      <w:r w:rsidR="00223EF0" w:rsidRPr="00677566">
        <w:rPr>
          <w:rFonts w:ascii="Arial" w:hAnsi="Arial"/>
          <w:b/>
          <w:bCs/>
          <w:sz w:val="22"/>
          <w:szCs w:val="24"/>
          <w:lang w:val="en-US"/>
        </w:rPr>
        <w:t>-007B</w:t>
      </w:r>
      <w:r w:rsidRPr="000564A8">
        <w:rPr>
          <w:rFonts w:ascii="Arial" w:hAnsi="Arial"/>
          <w:b/>
          <w:bCs/>
          <w:sz w:val="22"/>
          <w:szCs w:val="24"/>
          <w:lang w:val="en-US"/>
        </w:rPr>
        <w:t xml:space="preserve"> Remote Panel</w:t>
      </w:r>
    </w:p>
    <w:p w14:paraId="256513B0" w14:textId="77777777" w:rsidR="00F06266" w:rsidRPr="000564A8" w:rsidRDefault="00F06266" w:rsidP="00BB393E">
      <w:pPr>
        <w:spacing w:before="120" w:after="120" w:line="276" w:lineRule="auto"/>
        <w:ind w:left="851"/>
        <w:contextualSpacing/>
        <w:jc w:val="both"/>
        <w:rPr>
          <w:rFonts w:ascii="Arial" w:hAnsi="Arial"/>
          <w:b/>
          <w:bCs/>
          <w:sz w:val="22"/>
          <w:szCs w:val="24"/>
          <w:lang w:val="en-US"/>
        </w:rPr>
      </w:pPr>
    </w:p>
    <w:p w14:paraId="7C0DEC7D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(2944)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Marshalling Signal marshalling incl. documentation</w:t>
      </w:r>
    </w:p>
    <w:p w14:paraId="3D3675F7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(2944)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Wiremark Wire marking of terminal row and no.</w:t>
      </w:r>
    </w:p>
    <w:p w14:paraId="4AC97020" w14:textId="2AAD066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(1472)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Knife disconnect terminal - PTTBS 2.5</w:t>
      </w:r>
      <w:r w:rsidR="00692CF6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Knife disconnect terminal block, Double level with angled contour and two disconnect knives, nom. voltage: 400 V, nominal current: 16 A, 1st and 2nd level,</w:t>
      </w:r>
      <w:r w:rsidR="00692CF6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connection method: Push-in connection, Rated cross section: 2.5 mm2, cross section: 0.14 mm2 - 4 mm2, mounting: NS 35/7,5, NS 35/15, color: gray, mfr : Phoenix Contact</w:t>
      </w:r>
    </w:p>
    <w:p w14:paraId="49410B9C" w14:textId="1FAA3272" w:rsidR="00316D93" w:rsidRPr="00A438BA" w:rsidRDefault="00316D93" w:rsidP="00677566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(2)</w:t>
      </w:r>
      <w:r w:rsidRPr="00A438BA">
        <w:rPr>
          <w:rFonts w:ascii="Arial" w:hAnsi="Arial" w:cs="Arial"/>
          <w:sz w:val="22"/>
          <w:szCs w:val="22"/>
        </w:rPr>
        <w:t xml:space="preserve"> Gabinetes de Marshaling de 1200X2000X</w:t>
      </w:r>
      <w:ins w:id="63" w:author="PIERRETTI, IVAN" w:date="2026-08-04T14:21:00Z" w16du:dateUtc="2026-08-04T17:21:00Z">
        <w:r w:rsidR="00677566">
          <w:rPr>
            <w:rFonts w:ascii="Arial" w:hAnsi="Arial" w:cs="Arial"/>
            <w:sz w:val="22"/>
            <w:szCs w:val="22"/>
          </w:rPr>
          <w:t>8</w:t>
        </w:r>
      </w:ins>
      <w:r w:rsidRPr="00A438BA">
        <w:rPr>
          <w:rFonts w:ascii="Arial" w:hAnsi="Arial" w:cs="Arial"/>
          <w:sz w:val="22"/>
          <w:szCs w:val="22"/>
        </w:rPr>
        <w:t xml:space="preserve">00 (mm) con UL zócalo incluido 100mm. Doble puerta </w:t>
      </w:r>
    </w:p>
    <w:p w14:paraId="5F672E58" w14:textId="6097C5EA" w:rsidR="00316D93" w:rsidRPr="00A438BA" w:rsidRDefault="00316D93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(2)</w:t>
      </w:r>
      <w:r w:rsidRPr="00A438BA">
        <w:rPr>
          <w:rFonts w:ascii="Arial" w:hAnsi="Arial" w:cs="Arial"/>
          <w:sz w:val="22"/>
          <w:szCs w:val="22"/>
        </w:rPr>
        <w:t xml:space="preserve"> Placas con nombre de Gabinete</w:t>
      </w:r>
    </w:p>
    <w:p w14:paraId="0BDB1229" w14:textId="77777777" w:rsidR="00771780" w:rsidRPr="00A438BA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 xml:space="preserve">(2) </w:t>
      </w:r>
      <w:r w:rsidRPr="00A438BA">
        <w:rPr>
          <w:rFonts w:ascii="Arial" w:hAnsi="Arial" w:cs="Arial"/>
          <w:sz w:val="22"/>
          <w:szCs w:val="22"/>
        </w:rPr>
        <w:t>M 2500 / 99 0000145 PE/IE Rail</w:t>
      </w:r>
    </w:p>
    <w:p w14:paraId="6E546178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SK 3238.200 / 88 0006937 Outlet Filter</w:t>
      </w:r>
    </w:p>
    <w:p w14:paraId="362C29BD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Terminal strip marker KLM-A 88 0008807</w:t>
      </w:r>
    </w:p>
    <w:p w14:paraId="5749F5ED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(108)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Screwless end stop with TAG holder 51 5000001</w:t>
      </w:r>
    </w:p>
    <w:p w14:paraId="4B6C5CC3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(12)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End stop 51 5000002</w:t>
      </w:r>
    </w:p>
    <w:p w14:paraId="172F929D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Circuit breaker C60N 2P 16A C 880007105</w:t>
      </w:r>
    </w:p>
    <w:p w14:paraId="1718487C" w14:textId="77777777" w:rsidR="00771780" w:rsidRPr="00442A70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SZ 2500.320 LED Cabinet lightning 24VDC,incl. movement detector, mfr. </w:t>
      </w:r>
      <w:r w:rsidRPr="00442A70">
        <w:rPr>
          <w:rFonts w:ascii="Arial" w:hAnsi="Arial" w:cs="Arial"/>
          <w:sz w:val="22"/>
          <w:szCs w:val="22"/>
          <w:lang w:val="en-US"/>
        </w:rPr>
        <w:t>Rittal</w:t>
      </w:r>
    </w:p>
    <w:p w14:paraId="19A18069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(20)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TERM-Supply Supply Terminal PT 16 </w:t>
      </w:r>
    </w:p>
    <w:p w14:paraId="63C7FAEF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TERM-Ground Ground Terminal PT 2,5-PE </w:t>
      </w:r>
    </w:p>
    <w:p w14:paraId="37E18934" w14:textId="2673C85F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(20)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X-FTA 002 01R Field Termination Assembly right (Spring Terminals,</w:t>
      </w:r>
      <w:r w:rsidR="00692CF6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two-wire-connector, single System Cable)</w:t>
      </w:r>
    </w:p>
    <w:p w14:paraId="1C36F13A" w14:textId="67A3F8BD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(26)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X-FTA 002 01L Field Termination Assembly left (Spring Terminals,</w:t>
      </w:r>
      <w:r w:rsidR="00692CF6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two-wire-connector, single System Cable)</w:t>
      </w:r>
    </w:p>
    <w:p w14:paraId="02D10615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(20)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X-CA 001 01 15 System Cable (single/dual FTA)</w:t>
      </w:r>
    </w:p>
    <w:p w14:paraId="27E2F619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(7)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X-CA 005 01 15 System Cable (single FTA)</w:t>
      </w:r>
    </w:p>
    <w:p w14:paraId="4907E5D7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(19)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X-CA 006 01 15 System Cable (single/dual FTA)</w:t>
      </w:r>
    </w:p>
    <w:p w14:paraId="5F3AFC69" w14:textId="17F8156D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18PLUS-BASIC Module 18plus power distribution system consisting of: feed module, signal module and conductor rail for max. 30 connector modules</w:t>
      </w:r>
    </w:p>
    <w:p w14:paraId="0B478D1B" w14:textId="45D31C0A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(60)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18PLUS-AM02-00- PT01-01 Module 18plus connection module for usage with</w:t>
      </w:r>
      <w:r w:rsidR="00692CF6" w:rsidRPr="000564A8">
        <w:rPr>
          <w:rFonts w:ascii="Arial" w:hAnsi="Arial" w:cs="Arial"/>
          <w:sz w:val="22"/>
          <w:szCs w:val="22"/>
          <w:lang w:val="en-US"/>
        </w:rPr>
        <w:t xml:space="preserve"> </w:t>
      </w:r>
      <w:r w:rsidRPr="000564A8">
        <w:rPr>
          <w:rFonts w:ascii="Arial" w:hAnsi="Arial" w:cs="Arial"/>
          <w:sz w:val="22"/>
          <w:szCs w:val="22"/>
          <w:lang w:val="en-US"/>
        </w:rPr>
        <w:t>circuit breaker of series 2210, ESS20, ESS30 and ESX10</w:t>
      </w:r>
    </w:p>
    <w:p w14:paraId="52FCFE6D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18PLUS-SM02-01- PT01-01 Modul 18plus signalling module with group signalling</w:t>
      </w:r>
    </w:p>
    <w:p w14:paraId="4EB98F96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18PLUS-EM02-00- PT01-01 18plus supply module with group signalling</w:t>
      </w:r>
    </w:p>
    <w:p w14:paraId="3FC64E3A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(2)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ETA2210-16 ETA2210 Circuit breaker 16A</w:t>
      </w:r>
    </w:p>
    <w:p w14:paraId="35B3CDA7" w14:textId="77777777" w:rsidR="00771780" w:rsidRPr="000564A8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(58)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ETA2210-01 ETA2210 Circuit breaker 1A</w:t>
      </w:r>
    </w:p>
    <w:p w14:paraId="2106FB01" w14:textId="0987EFC5" w:rsidR="00692CF6" w:rsidRDefault="00771780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0564A8">
        <w:rPr>
          <w:rFonts w:ascii="Arial" w:hAnsi="Arial" w:cs="Arial"/>
          <w:b/>
          <w:bCs/>
          <w:sz w:val="22"/>
          <w:szCs w:val="22"/>
          <w:lang w:val="en-US"/>
        </w:rPr>
        <w:t>(4)</w:t>
      </w:r>
      <w:r w:rsidRPr="000564A8">
        <w:rPr>
          <w:rFonts w:ascii="Arial" w:hAnsi="Arial" w:cs="Arial"/>
          <w:sz w:val="22"/>
          <w:szCs w:val="22"/>
          <w:lang w:val="en-US"/>
        </w:rPr>
        <w:t xml:space="preserve"> Screwless end stop with TAG holder 51 5000001</w:t>
      </w:r>
    </w:p>
    <w:p w14:paraId="6AAC1223" w14:textId="0C4AFB15" w:rsidR="008E4C6C" w:rsidRPr="00A93C1A" w:rsidRDefault="008E4C6C" w:rsidP="008E4C6C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lang w:val="en-US"/>
        </w:rPr>
        <w:t>(10)</w:t>
      </w:r>
      <w:r w:rsidRPr="00A93C1A">
        <w:rPr>
          <w:rFonts w:ascii="Arial" w:hAnsi="Arial" w:cs="Arial"/>
          <w:sz w:val="22"/>
          <w:szCs w:val="22"/>
          <w:lang w:val="en-US"/>
        </w:rPr>
        <w:t xml:space="preserve"> HIMA H4135a Relay Spare Parts</w:t>
      </w:r>
    </w:p>
    <w:p w14:paraId="6D4B9F7C" w14:textId="77777777" w:rsidR="00B21403" w:rsidRPr="00A93C1A" w:rsidRDefault="00B21403" w:rsidP="00214D2E">
      <w:pPr>
        <w:tabs>
          <w:tab w:val="left" w:pos="1245"/>
        </w:tabs>
        <w:spacing w:after="120"/>
        <w:jc w:val="both"/>
        <w:rPr>
          <w:rFonts w:ascii="Arial" w:hAnsi="Arial" w:cs="Arial"/>
          <w:strike/>
          <w:sz w:val="22"/>
          <w:szCs w:val="22"/>
          <w:lang w:val="en-US"/>
        </w:rPr>
      </w:pPr>
    </w:p>
    <w:p w14:paraId="0267CA86" w14:textId="6B7267C6" w:rsidR="00771780" w:rsidRPr="00A93C1A" w:rsidRDefault="00771780" w:rsidP="00BB393E">
      <w:pPr>
        <w:spacing w:before="120" w:after="120" w:line="276" w:lineRule="auto"/>
        <w:ind w:left="567"/>
        <w:contextualSpacing/>
        <w:jc w:val="both"/>
        <w:rPr>
          <w:rFonts w:ascii="Arial" w:hAnsi="Arial"/>
          <w:b/>
          <w:bCs/>
          <w:sz w:val="22"/>
          <w:szCs w:val="24"/>
          <w:highlight w:val="yellow"/>
          <w:lang w:val="en-US"/>
        </w:rPr>
      </w:pPr>
      <w:r w:rsidRPr="00A93C1A">
        <w:rPr>
          <w:rFonts w:ascii="Arial" w:hAnsi="Arial"/>
          <w:b/>
          <w:bCs/>
          <w:sz w:val="22"/>
          <w:szCs w:val="24"/>
          <w:highlight w:val="yellow"/>
          <w:lang w:val="en-US"/>
        </w:rPr>
        <w:t>Component</w:t>
      </w:r>
      <w:r w:rsidR="005B5B91" w:rsidRPr="00A93C1A">
        <w:rPr>
          <w:rFonts w:ascii="Arial" w:hAnsi="Arial"/>
          <w:b/>
          <w:bCs/>
          <w:sz w:val="22"/>
          <w:szCs w:val="24"/>
          <w:highlight w:val="yellow"/>
          <w:lang w:val="en-US"/>
        </w:rPr>
        <w:t>e</w:t>
      </w:r>
      <w:r w:rsidRPr="00A93C1A">
        <w:rPr>
          <w:rFonts w:ascii="Arial" w:hAnsi="Arial"/>
          <w:b/>
          <w:bCs/>
          <w:sz w:val="22"/>
          <w:szCs w:val="24"/>
          <w:highlight w:val="yellow"/>
          <w:lang w:val="en-US"/>
        </w:rPr>
        <w:t>s (</w:t>
      </w:r>
      <w:r w:rsidR="005B5B91" w:rsidRPr="00A93C1A">
        <w:rPr>
          <w:rFonts w:ascii="Arial" w:hAnsi="Arial"/>
          <w:b/>
          <w:bCs/>
          <w:sz w:val="22"/>
          <w:szCs w:val="24"/>
          <w:highlight w:val="yellow"/>
          <w:lang w:val="en-US"/>
        </w:rPr>
        <w:t>Entrega suelta</w:t>
      </w:r>
      <w:r w:rsidRPr="00A93C1A">
        <w:rPr>
          <w:rFonts w:ascii="Arial" w:hAnsi="Arial"/>
          <w:b/>
          <w:bCs/>
          <w:sz w:val="22"/>
          <w:szCs w:val="24"/>
          <w:highlight w:val="yellow"/>
          <w:lang w:val="en-US"/>
        </w:rPr>
        <w:t xml:space="preserve"> PSS-006)</w:t>
      </w:r>
    </w:p>
    <w:p w14:paraId="2C5467BF" w14:textId="77777777" w:rsidR="00EE6D8F" w:rsidRPr="00A93C1A" w:rsidRDefault="00EE6D8F" w:rsidP="00BB393E">
      <w:pPr>
        <w:spacing w:before="120" w:after="120"/>
        <w:ind w:left="851"/>
        <w:contextualSpacing/>
        <w:jc w:val="both"/>
        <w:rPr>
          <w:rFonts w:ascii="Arial" w:hAnsi="Arial"/>
          <w:b/>
          <w:bCs/>
          <w:sz w:val="22"/>
          <w:szCs w:val="24"/>
          <w:highlight w:val="yellow"/>
          <w:lang w:val="en-US"/>
        </w:rPr>
      </w:pPr>
    </w:p>
    <w:p w14:paraId="62D13A43" w14:textId="6D957DF1" w:rsidR="00771780" w:rsidRPr="00A93C1A" w:rsidRDefault="00EB2B7A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(</w:t>
      </w:r>
      <w:r w:rsidR="00771780"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1</w:t>
      </w: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)</w:t>
      </w:r>
      <w:r w:rsidR="00771780"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 xml:space="preserve">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>X-CA 003 01 8 System Cable (single/dual FTA)</w:t>
      </w:r>
    </w:p>
    <w:p w14:paraId="312933C7" w14:textId="638A60E7" w:rsidR="00771780" w:rsidRPr="00A93C1A" w:rsidRDefault="00EB2B7A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(</w:t>
      </w:r>
      <w:r w:rsidR="00771780"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1</w:t>
      </w: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)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 xml:space="preserve"> X-FTA 003 02L Field Termination Assembly left (Spring Terminals,</w:t>
      </w:r>
      <w:r w:rsidR="00BE0ACC" w:rsidRPr="00A93C1A">
        <w:rPr>
          <w:rFonts w:ascii="Arial" w:hAnsi="Arial" w:cs="Arial"/>
          <w:sz w:val="22"/>
          <w:szCs w:val="22"/>
          <w:highlight w:val="yellow"/>
          <w:lang w:val="en-US"/>
        </w:rPr>
        <w:t xml:space="preserve">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>single/dual System Cable)</w:t>
      </w:r>
    </w:p>
    <w:p w14:paraId="14B42247" w14:textId="46BC1F5D" w:rsidR="00771780" w:rsidRPr="00A93C1A" w:rsidRDefault="00EB2B7A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(</w:t>
      </w:r>
      <w:r w:rsidR="00771780"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1</w:t>
      </w: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)</w:t>
      </w:r>
      <w:r w:rsidR="00771780"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 xml:space="preserve">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>X-CA 006 01 8 System Cable (single/dual FTA)</w:t>
      </w:r>
    </w:p>
    <w:p w14:paraId="058BBB2C" w14:textId="1D5EA140" w:rsidR="00771780" w:rsidRPr="00A93C1A" w:rsidRDefault="00EB2B7A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 xml:space="preserve">(1)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>X-FTA 002 01L Field Termination Assembly left (Spring Terminals,</w:t>
      </w:r>
      <w:r w:rsidR="00BE0ACC" w:rsidRPr="00A93C1A">
        <w:rPr>
          <w:rFonts w:ascii="Arial" w:hAnsi="Arial" w:cs="Arial"/>
          <w:sz w:val="22"/>
          <w:szCs w:val="22"/>
          <w:highlight w:val="yellow"/>
          <w:lang w:val="en-US"/>
        </w:rPr>
        <w:t xml:space="preserve">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>two-wire-connector, single System Cable)</w:t>
      </w:r>
    </w:p>
    <w:p w14:paraId="5C984DA4" w14:textId="272E8FD6" w:rsidR="00771780" w:rsidRPr="00A93C1A" w:rsidRDefault="00EB2B7A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highlight w:val="yellow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 xml:space="preserve">(1)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 xml:space="preserve"> X-CA 005 01 8 System Cable (single FTA)</w:t>
      </w:r>
    </w:p>
    <w:p w14:paraId="1EF77589" w14:textId="1BDD4295" w:rsidR="00771780" w:rsidRPr="00A93C1A" w:rsidRDefault="00EB2B7A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  <w:r w:rsidRPr="00A93C1A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 xml:space="preserve">(1)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 xml:space="preserve"> X-FTA 002 01L Field Termination Assembly left (Spring Terminals,</w:t>
      </w:r>
      <w:r w:rsidRPr="00A93C1A">
        <w:rPr>
          <w:rFonts w:ascii="Arial" w:hAnsi="Arial" w:cs="Arial"/>
          <w:sz w:val="22"/>
          <w:szCs w:val="22"/>
          <w:highlight w:val="yellow"/>
          <w:lang w:val="en-US"/>
        </w:rPr>
        <w:t xml:space="preserve"> </w:t>
      </w:r>
      <w:r w:rsidR="00771780" w:rsidRPr="00A93C1A">
        <w:rPr>
          <w:rFonts w:ascii="Arial" w:hAnsi="Arial" w:cs="Arial"/>
          <w:sz w:val="22"/>
          <w:szCs w:val="22"/>
          <w:highlight w:val="yellow"/>
          <w:lang w:val="en-US"/>
        </w:rPr>
        <w:t>two-wire-connector, single System Cable)</w:t>
      </w:r>
    </w:p>
    <w:p w14:paraId="61378E3B" w14:textId="77777777" w:rsidR="004A60CF" w:rsidRPr="000564A8" w:rsidRDefault="004A60CF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  <w:lang w:val="en-US"/>
        </w:rPr>
      </w:pPr>
    </w:p>
    <w:p w14:paraId="1664C3D1" w14:textId="230FD46A" w:rsidR="00771780" w:rsidRPr="00A438BA" w:rsidRDefault="00A438BA" w:rsidP="00440C05">
      <w:pPr>
        <w:tabs>
          <w:tab w:val="left" w:pos="1245"/>
        </w:tabs>
        <w:ind w:left="567"/>
        <w:jc w:val="both"/>
        <w:rPr>
          <w:rFonts w:ascii="Arial" w:hAnsi="Arial"/>
          <w:b/>
          <w:bCs/>
          <w:sz w:val="22"/>
          <w:szCs w:val="24"/>
        </w:rPr>
      </w:pPr>
      <w:r w:rsidRPr="00A438BA">
        <w:rPr>
          <w:rFonts w:ascii="Arial" w:hAnsi="Arial"/>
          <w:b/>
          <w:bCs/>
          <w:sz w:val="22"/>
          <w:szCs w:val="24"/>
        </w:rPr>
        <w:t>Embalaje para</w:t>
      </w:r>
      <w:r w:rsidR="00771780" w:rsidRPr="00A438BA">
        <w:rPr>
          <w:rFonts w:ascii="Arial" w:hAnsi="Arial"/>
          <w:b/>
          <w:bCs/>
          <w:sz w:val="22"/>
          <w:szCs w:val="24"/>
        </w:rPr>
        <w:t xml:space="preserve"> Marshaling</w:t>
      </w:r>
    </w:p>
    <w:p w14:paraId="79AFA44B" w14:textId="6E370C14" w:rsidR="00771780" w:rsidRPr="00A438BA" w:rsidRDefault="00DA5CD8" w:rsidP="00E85EED">
      <w:pPr>
        <w:tabs>
          <w:tab w:val="left" w:pos="1245"/>
        </w:tabs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Embalaje marítimo para gabinetes</w:t>
      </w:r>
      <w:r w:rsidR="00771780" w:rsidRPr="00A438BA">
        <w:rPr>
          <w:rFonts w:ascii="Arial" w:hAnsi="Arial" w:cs="Arial"/>
          <w:sz w:val="22"/>
          <w:szCs w:val="22"/>
        </w:rPr>
        <w:t xml:space="preserve"> (inclu</w:t>
      </w:r>
      <w:r w:rsidR="00DD4906" w:rsidRPr="00A438BA">
        <w:rPr>
          <w:rFonts w:ascii="Arial" w:hAnsi="Arial" w:cs="Arial"/>
          <w:sz w:val="22"/>
          <w:szCs w:val="22"/>
        </w:rPr>
        <w:t>idos</w:t>
      </w:r>
      <w:r w:rsidR="00771780" w:rsidRPr="00A438BA">
        <w:rPr>
          <w:rFonts w:ascii="Arial" w:hAnsi="Arial" w:cs="Arial"/>
          <w:sz w:val="22"/>
          <w:szCs w:val="22"/>
        </w:rPr>
        <w:t xml:space="preserve"> </w:t>
      </w:r>
      <w:r w:rsidR="00214D2E">
        <w:rPr>
          <w:rFonts w:ascii="Arial" w:hAnsi="Arial" w:cs="Arial"/>
          <w:sz w:val="22"/>
          <w:szCs w:val="22"/>
        </w:rPr>
        <w:t>3</w:t>
      </w:r>
      <w:r w:rsidR="00771780" w:rsidRPr="00A438BA">
        <w:rPr>
          <w:rFonts w:ascii="Arial" w:hAnsi="Arial" w:cs="Arial"/>
          <w:sz w:val="22"/>
          <w:szCs w:val="22"/>
        </w:rPr>
        <w:t>)</w:t>
      </w:r>
    </w:p>
    <w:p w14:paraId="1F4ACC64" w14:textId="77777777" w:rsidR="00F17235" w:rsidRDefault="00F17235">
      <w:pPr>
        <w:rPr>
          <w:ins w:id="64" w:author="MATTANO, NICOLAS" w:date="2026-07-24T08:24:00Z" w16du:dateUtc="2026-07-24T11:24:00Z"/>
          <w:rFonts w:ascii="Arial" w:hAnsi="Arial"/>
          <w:b/>
          <w:caps/>
          <w:sz w:val="22"/>
          <w:szCs w:val="24"/>
        </w:rPr>
      </w:pPr>
      <w:bookmarkStart w:id="65" w:name="_Toc433042687"/>
      <w:bookmarkEnd w:id="58"/>
      <w:ins w:id="66" w:author="MATTANO, NICOLAS" w:date="2026-07-24T08:24:00Z" w16du:dateUtc="2026-07-24T11:24:00Z">
        <w:r>
          <w:rPr>
            <w:caps/>
            <w:sz w:val="22"/>
            <w:szCs w:val="24"/>
          </w:rPr>
          <w:br w:type="page"/>
        </w:r>
      </w:ins>
    </w:p>
    <w:p w14:paraId="483EB4F4" w14:textId="17D346AB" w:rsidR="00F17235" w:rsidRPr="00A93C1A" w:rsidRDefault="00F17235" w:rsidP="00771780">
      <w:pPr>
        <w:pStyle w:val="Ttulo1"/>
        <w:keepNext w:val="0"/>
        <w:tabs>
          <w:tab w:val="num" w:pos="390"/>
        </w:tabs>
        <w:spacing w:before="240"/>
        <w:ind w:left="390" w:hanging="390"/>
        <w:jc w:val="both"/>
        <w:rPr>
          <w:caps/>
          <w:sz w:val="22"/>
          <w:szCs w:val="24"/>
          <w:highlight w:val="yellow"/>
        </w:rPr>
      </w:pPr>
      <w:bookmarkStart w:id="67" w:name="_Toc236753834"/>
      <w:r w:rsidRPr="00A93C1A">
        <w:rPr>
          <w:caps/>
          <w:sz w:val="22"/>
          <w:szCs w:val="24"/>
          <w:highlight w:val="yellow"/>
        </w:rPr>
        <w:lastRenderedPageBreak/>
        <w:t>PROVISION DE SERVICIOS</w:t>
      </w:r>
      <w:bookmarkEnd w:id="67"/>
    </w:p>
    <w:p w14:paraId="6B123633" w14:textId="77777777" w:rsidR="00F17235" w:rsidRPr="00A93C1A" w:rsidRDefault="00F17235" w:rsidP="00F17235">
      <w:pPr>
        <w:rPr>
          <w:highlight w:val="yellow"/>
        </w:rPr>
      </w:pPr>
    </w:p>
    <w:p w14:paraId="74FEF3C5" w14:textId="7152EAE0" w:rsidR="00F17235" w:rsidRPr="00A93C1A" w:rsidRDefault="00F17235" w:rsidP="00F17235">
      <w:pPr>
        <w:pStyle w:val="Normal1"/>
        <w:rPr>
          <w:sz w:val="22"/>
          <w:szCs w:val="22"/>
        </w:rPr>
      </w:pPr>
      <w:r w:rsidRPr="00A93C1A">
        <w:rPr>
          <w:sz w:val="22"/>
          <w:szCs w:val="22"/>
          <w:highlight w:val="yellow"/>
        </w:rPr>
        <w:t>Para el desarrollo del Proyecto se requiere la provisión de distintos servicios tanto de desarrollo de ingeniería, construcción de tableros, pruebas en fabrica y servicios en campo; los cuales se detallan a continuación</w:t>
      </w:r>
    </w:p>
    <w:p w14:paraId="179EF7C6" w14:textId="77777777" w:rsidR="00D010A9" w:rsidRDefault="00F17235" w:rsidP="00D010A9">
      <w:pPr>
        <w:pStyle w:val="Ttulo1"/>
        <w:keepNext w:val="0"/>
        <w:numPr>
          <w:ilvl w:val="1"/>
          <w:numId w:val="10"/>
        </w:numPr>
        <w:spacing w:before="240"/>
        <w:jc w:val="both"/>
        <w:rPr>
          <w:caps/>
          <w:sz w:val="22"/>
          <w:szCs w:val="24"/>
          <w:highlight w:val="yellow"/>
        </w:rPr>
      </w:pPr>
      <w:bookmarkStart w:id="68" w:name="_Toc236753835"/>
      <w:r w:rsidRPr="00A93C1A">
        <w:rPr>
          <w:caps/>
          <w:sz w:val="22"/>
          <w:szCs w:val="24"/>
          <w:highlight w:val="yellow"/>
        </w:rPr>
        <w:t>SERVICIOS DE MODIFICACIÓN DE GABINETES DE SISTEMA</w:t>
      </w:r>
      <w:bookmarkEnd w:id="68"/>
    </w:p>
    <w:p w14:paraId="25090986" w14:textId="77777777" w:rsidR="00D010A9" w:rsidRPr="00D010A9" w:rsidRDefault="00D010A9" w:rsidP="00D010A9">
      <w:pPr>
        <w:rPr>
          <w:highlight w:val="yellow"/>
        </w:rPr>
      </w:pPr>
    </w:p>
    <w:p w14:paraId="2A8406AE" w14:textId="334FCE02" w:rsidR="00F17235" w:rsidRPr="00A93C1A" w:rsidRDefault="005C2B31" w:rsidP="00D010A9">
      <w:pPr>
        <w:pStyle w:val="Ttulo30"/>
        <w:rPr>
          <w:caps/>
          <w:sz w:val="22"/>
          <w:szCs w:val="24"/>
          <w:highlight w:val="yellow"/>
          <w:lang w:val="es-AR"/>
        </w:rPr>
      </w:pPr>
      <w:bookmarkStart w:id="69" w:name="_Toc236753836"/>
      <w:r w:rsidRPr="00A93C1A">
        <w:rPr>
          <w:caps/>
          <w:sz w:val="22"/>
          <w:szCs w:val="24"/>
          <w:highlight w:val="yellow"/>
          <w:lang w:val="es-AR"/>
        </w:rPr>
        <w:t>Tableros de sistema del proyecto CPF2</w:t>
      </w:r>
      <w:bookmarkEnd w:id="69"/>
    </w:p>
    <w:p w14:paraId="0C847E73" w14:textId="77777777" w:rsidR="005C2B31" w:rsidRPr="00A93C1A" w:rsidRDefault="005C2B31" w:rsidP="005C2B31">
      <w:pPr>
        <w:rPr>
          <w:highlight w:val="yellow"/>
        </w:rPr>
      </w:pPr>
    </w:p>
    <w:p w14:paraId="6AC0FE8D" w14:textId="45415C75" w:rsidR="00F17235" w:rsidRPr="00A93C1A" w:rsidRDefault="00F17235" w:rsidP="00F17235">
      <w:pPr>
        <w:pStyle w:val="Normal1"/>
        <w:ind w:left="576"/>
        <w:rPr>
          <w:sz w:val="22"/>
          <w:szCs w:val="22"/>
          <w:highlight w:val="yellow"/>
        </w:rPr>
      </w:pPr>
      <w:r w:rsidRPr="00A93C1A">
        <w:rPr>
          <w:sz w:val="22"/>
          <w:szCs w:val="22"/>
          <w:highlight w:val="yellow"/>
        </w:rPr>
        <w:t>De los cinco (5) gabientes de sistema originalmente construidos para este proyecto, se utilizarán los siguientes tres:</w:t>
      </w:r>
    </w:p>
    <w:p w14:paraId="5E2C352D" w14:textId="098869BA" w:rsidR="00F17235" w:rsidRPr="00A93C1A" w:rsidRDefault="00F17235" w:rsidP="00A93C1A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ESD-SC-007</w:t>
      </w:r>
    </w:p>
    <w:p w14:paraId="67EF2F66" w14:textId="56E2816F" w:rsidR="00F17235" w:rsidRPr="00A93C1A" w:rsidRDefault="00F17235" w:rsidP="00A93C1A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PSS-SC-007A</w:t>
      </w:r>
    </w:p>
    <w:p w14:paraId="516C9370" w14:textId="7D47CACF" w:rsidR="00F17235" w:rsidRPr="00A93C1A" w:rsidRDefault="00F17235" w:rsidP="00A93C1A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PSS-SC-007B</w:t>
      </w:r>
    </w:p>
    <w:p w14:paraId="2D1C4AEB" w14:textId="6CBDF6A2" w:rsidR="00F17235" w:rsidRPr="00A93C1A" w:rsidRDefault="00F17235" w:rsidP="00F17235">
      <w:pPr>
        <w:pStyle w:val="Normal1"/>
        <w:rPr>
          <w:sz w:val="22"/>
          <w:szCs w:val="22"/>
        </w:rPr>
      </w:pPr>
      <w:r w:rsidRPr="00A93C1A">
        <w:rPr>
          <w:sz w:val="22"/>
          <w:szCs w:val="22"/>
          <w:highlight w:val="yellow"/>
        </w:rPr>
        <w:t>Estos tableros</w:t>
      </w:r>
      <w:r w:rsidR="005C2B31" w:rsidRPr="00A93C1A">
        <w:rPr>
          <w:sz w:val="22"/>
          <w:szCs w:val="22"/>
          <w:highlight w:val="yellow"/>
        </w:rPr>
        <w:t>, que ya han sido despachados a Pluspetrol pero no están instalados,</w:t>
      </w:r>
      <w:r w:rsidRPr="00A93C1A">
        <w:rPr>
          <w:sz w:val="22"/>
          <w:szCs w:val="22"/>
          <w:highlight w:val="yellow"/>
        </w:rPr>
        <w:t xml:space="preserve"> deberán ser modificados mediante el agregado y/o cambio de tarjetas adicionales de E/S (las cuales se sacaran de los dos gabinetes de sistema que no se utilizarán) necesarias para recibir la cantidad de señales final del proyecto; el proveedor deberá modificar la ingeniería de dichos tableros para diseñar las modificaciones necesarias y emitir una nueva revisión reflejando dichos cambios. Dicha ingeniería deberá contener al menos los siguientes documentos actualizados:</w:t>
      </w:r>
    </w:p>
    <w:p w14:paraId="044F1F20" w14:textId="22CF5D56" w:rsidR="00F17235" w:rsidRPr="00A93C1A" w:rsidRDefault="00F17235" w:rsidP="00817B95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Layout de tableros</w:t>
      </w:r>
    </w:p>
    <w:p w14:paraId="440143BA" w14:textId="53167957" w:rsidR="00F17235" w:rsidRPr="00A93C1A" w:rsidRDefault="00F17235" w:rsidP="00817B95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Diagramas de conexionado</w:t>
      </w:r>
    </w:p>
    <w:p w14:paraId="7EBB055C" w14:textId="78D7ADD2" w:rsidR="00F17235" w:rsidRPr="00A93C1A" w:rsidRDefault="00F17235" w:rsidP="00817B95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Listado de partes</w:t>
      </w:r>
    </w:p>
    <w:p w14:paraId="1B07DF15" w14:textId="027F2B82" w:rsidR="001664B3" w:rsidRPr="00A93C1A" w:rsidRDefault="00F17235" w:rsidP="00122349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A93C1A">
        <w:rPr>
          <w:rFonts w:cs="Arial"/>
          <w:sz w:val="22"/>
          <w:szCs w:val="22"/>
          <w:highlight w:val="yellow"/>
          <w:lang w:val="es-AR"/>
        </w:rPr>
        <w:t>Memoria de Cálculo de consumo eléctrico y disipación térmica</w:t>
      </w:r>
    </w:p>
    <w:p w14:paraId="44891DB2" w14:textId="19ADBD64" w:rsidR="005C2B31" w:rsidRPr="00A93C1A" w:rsidRDefault="001664B3" w:rsidP="00122349">
      <w:pPr>
        <w:pStyle w:val="Normal1"/>
        <w:rPr>
          <w:sz w:val="22"/>
          <w:szCs w:val="22"/>
        </w:rPr>
      </w:pPr>
      <w:r w:rsidRPr="00A93C1A">
        <w:rPr>
          <w:sz w:val="22"/>
          <w:szCs w:val="22"/>
          <w:highlight w:val="yellow"/>
        </w:rPr>
        <w:t>Una vez emitida la ingeniería, se deberán ejecutar las modificaciones de hardware en los tableros y ejecutar nuevamente la prueba FAT de hardware para demostrar que las modificaciones fueron ejecutadas correctamente y que los tableros funcionan de acuerdo a la ingeniería</w:t>
      </w:r>
    </w:p>
    <w:p w14:paraId="1C1675D0" w14:textId="2A122C28" w:rsidR="005C2B31" w:rsidRPr="00B953BC" w:rsidRDefault="005C2B31" w:rsidP="005C2B31">
      <w:pPr>
        <w:pStyle w:val="Ttulo30"/>
        <w:rPr>
          <w:caps/>
          <w:sz w:val="22"/>
          <w:szCs w:val="24"/>
          <w:highlight w:val="yellow"/>
          <w:lang w:val="es-AR"/>
        </w:rPr>
      </w:pPr>
      <w:bookmarkStart w:id="70" w:name="_Toc236753837"/>
      <w:r w:rsidRPr="00E63F52">
        <w:rPr>
          <w:caps/>
          <w:sz w:val="22"/>
          <w:szCs w:val="24"/>
          <w:highlight w:val="yellow"/>
          <w:lang w:val="es-AR"/>
        </w:rPr>
        <w:t>Tableros de sistema y marshalling existentes en planta CPF</w:t>
      </w:r>
      <w:bookmarkEnd w:id="70"/>
    </w:p>
    <w:p w14:paraId="57880B14" w14:textId="77777777" w:rsidR="005C2B31" w:rsidRPr="00B953BC" w:rsidRDefault="005C2B31" w:rsidP="005C2B31">
      <w:pPr>
        <w:rPr>
          <w:highlight w:val="yellow"/>
        </w:rPr>
      </w:pPr>
    </w:p>
    <w:p w14:paraId="569D0EE1" w14:textId="05DEBD6D" w:rsidR="005C2B31" w:rsidRPr="00E63F52" w:rsidRDefault="005C2B31" w:rsidP="005C2B31">
      <w:pPr>
        <w:pStyle w:val="Normal1"/>
        <w:rPr>
          <w:sz w:val="22"/>
          <w:szCs w:val="22"/>
          <w:highlight w:val="yellow"/>
        </w:rPr>
      </w:pPr>
      <w:r w:rsidRPr="00E63F52">
        <w:rPr>
          <w:sz w:val="22"/>
          <w:szCs w:val="22"/>
          <w:highlight w:val="yellow"/>
        </w:rPr>
        <w:t>Los siguientes tableros de sistema y de marshalling existentes y en servicio en Planta CPF deberán ser modificados para recibir señales adicionales correspondientes al Proyecto CPF2:</w:t>
      </w:r>
    </w:p>
    <w:p w14:paraId="763E822D" w14:textId="2486BDFC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CPF-ESD-SC-01A</w:t>
      </w:r>
    </w:p>
    <w:p w14:paraId="571500DE" w14:textId="6F5048A6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CPF-ESD-MC-01</w:t>
      </w:r>
      <w:r w:rsidR="00852972" w:rsidRPr="00E63F52">
        <w:rPr>
          <w:rFonts w:cs="Arial"/>
          <w:sz w:val="22"/>
          <w:szCs w:val="22"/>
          <w:highlight w:val="yellow"/>
          <w:lang w:val="es-AR"/>
        </w:rPr>
        <w:t>A</w:t>
      </w:r>
    </w:p>
    <w:p w14:paraId="4ACF89AD" w14:textId="25560B97" w:rsidR="00852972" w:rsidRPr="00E63F52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CPF-ESD-SC-02A</w:t>
      </w:r>
    </w:p>
    <w:p w14:paraId="16E19FFF" w14:textId="339885C5" w:rsidR="00852972" w:rsidRPr="00E63F52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CPF-ESD-MC-02A</w:t>
      </w:r>
    </w:p>
    <w:p w14:paraId="5BCF1CB0" w14:textId="3A110F7A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CPF-ESD-SC-04A</w:t>
      </w:r>
    </w:p>
    <w:p w14:paraId="09A9800C" w14:textId="77777777" w:rsidR="00852972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CPF-ESD-MC-04A</w:t>
      </w:r>
      <w:r w:rsidR="00852972" w:rsidRPr="00E63F52">
        <w:rPr>
          <w:rFonts w:cs="Arial"/>
          <w:sz w:val="22"/>
          <w:szCs w:val="22"/>
          <w:highlight w:val="yellow"/>
          <w:lang w:val="es-AR"/>
        </w:rPr>
        <w:t xml:space="preserve"> </w:t>
      </w:r>
    </w:p>
    <w:p w14:paraId="5776A0BA" w14:textId="151CB71D" w:rsidR="00852972" w:rsidRPr="00B953BC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B953BC">
        <w:rPr>
          <w:rFonts w:cs="Arial"/>
          <w:sz w:val="22"/>
          <w:szCs w:val="22"/>
          <w:highlight w:val="yellow"/>
          <w:lang w:val="es-AR"/>
        </w:rPr>
        <w:t>CPF-PSS-SC-04A</w:t>
      </w:r>
    </w:p>
    <w:p w14:paraId="5073634E" w14:textId="77777777" w:rsidR="00852972" w:rsidRPr="00B953BC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B953BC">
        <w:rPr>
          <w:rFonts w:cs="Arial"/>
          <w:sz w:val="22"/>
          <w:szCs w:val="22"/>
          <w:highlight w:val="yellow"/>
          <w:lang w:val="es-AR"/>
        </w:rPr>
        <w:t xml:space="preserve">CPF-PSS-MC-04A </w:t>
      </w:r>
    </w:p>
    <w:p w14:paraId="07BE222C" w14:textId="3FF90CF8" w:rsidR="00852972" w:rsidRPr="00B953BC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B953BC">
        <w:rPr>
          <w:rFonts w:cs="Arial"/>
          <w:sz w:val="22"/>
          <w:szCs w:val="22"/>
          <w:highlight w:val="yellow"/>
          <w:lang w:val="es-AR"/>
        </w:rPr>
        <w:t>CPF_USS-SC-05A</w:t>
      </w:r>
    </w:p>
    <w:p w14:paraId="67A8312B" w14:textId="77777777" w:rsidR="00852972" w:rsidRPr="00B953BC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B953BC">
        <w:rPr>
          <w:rFonts w:cs="Arial"/>
          <w:sz w:val="22"/>
          <w:szCs w:val="22"/>
          <w:highlight w:val="yellow"/>
          <w:lang w:val="es-AR"/>
        </w:rPr>
        <w:t xml:space="preserve">CPF_USS-MC-05A </w:t>
      </w:r>
    </w:p>
    <w:p w14:paraId="0CB7ABFA" w14:textId="71316CED" w:rsidR="00852972" w:rsidRPr="00B953BC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B953BC">
        <w:rPr>
          <w:rFonts w:cs="Arial"/>
          <w:sz w:val="22"/>
          <w:szCs w:val="22"/>
          <w:highlight w:val="yellow"/>
          <w:lang w:val="es-AR"/>
        </w:rPr>
        <w:t>CPF_PSS-SC-05A</w:t>
      </w:r>
    </w:p>
    <w:p w14:paraId="7D4D6025" w14:textId="56A9E92B" w:rsidR="00852972" w:rsidRPr="00B953BC" w:rsidRDefault="00852972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B953BC">
        <w:rPr>
          <w:rFonts w:cs="Arial"/>
          <w:sz w:val="22"/>
          <w:szCs w:val="22"/>
          <w:highlight w:val="yellow"/>
          <w:lang w:val="es-AR"/>
        </w:rPr>
        <w:t>CPF_PSS-MC-05A</w:t>
      </w:r>
    </w:p>
    <w:p w14:paraId="2E9ED8A5" w14:textId="5CC5952B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CPF-ESD-SC-06A</w:t>
      </w:r>
    </w:p>
    <w:p w14:paraId="1EE9F72D" w14:textId="3CFAC117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CPF-ESD-MC-06A</w:t>
      </w:r>
    </w:p>
    <w:p w14:paraId="065E0A82" w14:textId="4FA5A72F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lastRenderedPageBreak/>
        <w:t>CPF-PSS-SC-06A</w:t>
      </w:r>
    </w:p>
    <w:p w14:paraId="60C5DDE3" w14:textId="6B8FF036" w:rsidR="005C2B31" w:rsidRPr="00E63F52" w:rsidRDefault="005C2B31" w:rsidP="00B953BC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E63F52">
        <w:rPr>
          <w:rFonts w:cs="Arial"/>
          <w:sz w:val="22"/>
          <w:szCs w:val="22"/>
          <w:highlight w:val="yellow"/>
          <w:lang w:val="es-AR"/>
        </w:rPr>
        <w:t>CPF-PSS-MC-06A</w:t>
      </w:r>
    </w:p>
    <w:p w14:paraId="767EBB9A" w14:textId="7D051349" w:rsidR="005C2B31" w:rsidRDefault="005C2B31" w:rsidP="003123B8">
      <w:pPr>
        <w:pStyle w:val="Normal1"/>
        <w:numPr>
          <w:ilvl w:val="0"/>
          <w:numId w:val="19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darkYellow"/>
          <w:lang w:val="es-AR"/>
        </w:rPr>
      </w:pPr>
      <w:r w:rsidRPr="00B953BC">
        <w:rPr>
          <w:rFonts w:cs="Arial"/>
          <w:sz w:val="22"/>
          <w:szCs w:val="22"/>
          <w:highlight w:val="darkYellow"/>
          <w:lang w:val="es-AR"/>
        </w:rPr>
        <w:t>SC/MC: 600-SSS-001</w:t>
      </w:r>
      <w:r w:rsidR="00C11FDC" w:rsidRPr="00B953BC">
        <w:rPr>
          <w:rFonts w:cs="Arial"/>
          <w:sz w:val="22"/>
          <w:szCs w:val="22"/>
          <w:highlight w:val="darkYellow"/>
          <w:lang w:val="es-AR"/>
        </w:rPr>
        <w:t xml:space="preserve"> (ojo que este tablero puede requerir I/O adicional)</w:t>
      </w:r>
    </w:p>
    <w:p w14:paraId="55EC9F8E" w14:textId="77777777" w:rsidR="003123B8" w:rsidRPr="003123B8" w:rsidRDefault="003123B8" w:rsidP="003123B8">
      <w:pPr>
        <w:pStyle w:val="Normal1"/>
        <w:spacing w:before="0" w:after="0" w:line="240" w:lineRule="auto"/>
        <w:ind w:left="851"/>
        <w:rPr>
          <w:rFonts w:cs="Arial"/>
          <w:sz w:val="22"/>
          <w:szCs w:val="22"/>
          <w:highlight w:val="darkYellow"/>
          <w:lang w:val="es-AR"/>
        </w:rPr>
      </w:pPr>
    </w:p>
    <w:p w14:paraId="4B3785F3" w14:textId="336B5673" w:rsidR="005C2B31" w:rsidRPr="00447B31" w:rsidRDefault="00CF3D0F" w:rsidP="005C2B31">
      <w:pPr>
        <w:pStyle w:val="Normal1"/>
        <w:rPr>
          <w:sz w:val="22"/>
          <w:szCs w:val="22"/>
        </w:rPr>
      </w:pPr>
      <w:r w:rsidRPr="00447B31">
        <w:rPr>
          <w:sz w:val="22"/>
          <w:szCs w:val="22"/>
          <w:highlight w:val="yellow"/>
        </w:rPr>
        <w:t>En</w:t>
      </w:r>
      <w:r w:rsidR="00C11FDC" w:rsidRPr="00447B31">
        <w:rPr>
          <w:sz w:val="22"/>
          <w:szCs w:val="22"/>
          <w:highlight w:val="yellow"/>
        </w:rPr>
        <w:t xml:space="preserve"> el caso de los tableros CPF-PSS-SC-06A/CPF-PSS-MC-06A se agregan módulos de I/O; </w:t>
      </w:r>
      <w:r w:rsidR="00FE1537" w:rsidRPr="003123B8">
        <w:rPr>
          <w:sz w:val="22"/>
          <w:szCs w:val="22"/>
          <w:highlight w:val="yellow"/>
        </w:rPr>
        <w:t xml:space="preserve">en </w:t>
      </w:r>
      <w:r w:rsidR="00C11FDC" w:rsidRPr="00447B31">
        <w:rPr>
          <w:sz w:val="22"/>
          <w:szCs w:val="22"/>
          <w:highlight w:val="yellow"/>
        </w:rPr>
        <w:t xml:space="preserve">el resto </w:t>
      </w:r>
      <w:r w:rsidR="00FE1537" w:rsidRPr="003123B8">
        <w:rPr>
          <w:sz w:val="22"/>
          <w:szCs w:val="22"/>
          <w:highlight w:val="yellow"/>
        </w:rPr>
        <w:t>de</w:t>
      </w:r>
      <w:r w:rsidRPr="00447B31">
        <w:rPr>
          <w:sz w:val="22"/>
          <w:szCs w:val="22"/>
          <w:highlight w:val="yellow"/>
        </w:rPr>
        <w:t xml:space="preserve"> todos </w:t>
      </w:r>
      <w:r w:rsidR="003123B8" w:rsidRPr="003123B8">
        <w:rPr>
          <w:sz w:val="22"/>
          <w:szCs w:val="22"/>
          <w:highlight w:val="yellow"/>
        </w:rPr>
        <w:t>los demas</w:t>
      </w:r>
      <w:r w:rsidRPr="00447B31">
        <w:rPr>
          <w:sz w:val="22"/>
          <w:szCs w:val="22"/>
          <w:highlight w:val="yellow"/>
        </w:rPr>
        <w:t xml:space="preserve"> casos no se prevee el agregado o modificación de las tarjetas de entradas/salidas</w:t>
      </w:r>
      <w:r w:rsidR="00914B98" w:rsidRPr="00447B31">
        <w:rPr>
          <w:sz w:val="22"/>
          <w:szCs w:val="22"/>
          <w:highlight w:val="yellow"/>
        </w:rPr>
        <w:t xml:space="preserve"> pero si el agregado de señales nuevas que serán conectadas a canales de reserva existentes en dichos tableros desde</w:t>
      </w:r>
      <w:r w:rsidR="00914B98" w:rsidRPr="00447B31">
        <w:rPr>
          <w:sz w:val="22"/>
          <w:szCs w:val="22"/>
        </w:rPr>
        <w:t xml:space="preserve"> </w:t>
      </w:r>
      <w:r w:rsidR="00914B98" w:rsidRPr="00447B31">
        <w:rPr>
          <w:sz w:val="22"/>
          <w:szCs w:val="22"/>
          <w:highlight w:val="darkYellow"/>
        </w:rPr>
        <w:t>cajas de campo igualmente existentes</w:t>
      </w:r>
      <w:r w:rsidR="00914B98" w:rsidRPr="00447B31">
        <w:rPr>
          <w:sz w:val="22"/>
          <w:szCs w:val="22"/>
        </w:rPr>
        <w:t>.</w:t>
      </w:r>
    </w:p>
    <w:p w14:paraId="08CAC63F" w14:textId="30A7B012" w:rsidR="00914B98" w:rsidRPr="00447B31" w:rsidRDefault="00914B98" w:rsidP="005C2B31">
      <w:pPr>
        <w:pStyle w:val="Normal1"/>
        <w:rPr>
          <w:sz w:val="22"/>
          <w:szCs w:val="22"/>
        </w:rPr>
      </w:pPr>
      <w:r w:rsidRPr="00447B31">
        <w:rPr>
          <w:sz w:val="22"/>
          <w:szCs w:val="22"/>
          <w:highlight w:val="yellow"/>
        </w:rPr>
        <w:t>Los canales de reserva a utilizar en los tableros de SSS y en las cajas de campo</w:t>
      </w:r>
      <w:r w:rsidR="00507210" w:rsidRPr="00447B31">
        <w:rPr>
          <w:sz w:val="22"/>
          <w:szCs w:val="22"/>
          <w:highlight w:val="yellow"/>
        </w:rPr>
        <w:t>, que</w:t>
      </w:r>
      <w:r w:rsidRPr="00447B31">
        <w:rPr>
          <w:sz w:val="22"/>
          <w:szCs w:val="22"/>
          <w:highlight w:val="yellow"/>
        </w:rPr>
        <w:t xml:space="preserve"> fueron </w:t>
      </w:r>
      <w:r w:rsidR="00C11FDC" w:rsidRPr="00447B31">
        <w:rPr>
          <w:sz w:val="22"/>
          <w:szCs w:val="22"/>
          <w:highlight w:val="yellow"/>
        </w:rPr>
        <w:t>oportunamente</w:t>
      </w:r>
      <w:r w:rsidRPr="00447B31">
        <w:rPr>
          <w:sz w:val="22"/>
          <w:szCs w:val="22"/>
          <w:highlight w:val="yellow"/>
        </w:rPr>
        <w:t xml:space="preserve"> verificados en planta y validados por Pluspetrol</w:t>
      </w:r>
      <w:r w:rsidR="00507210" w:rsidRPr="00447B31">
        <w:rPr>
          <w:sz w:val="22"/>
          <w:szCs w:val="22"/>
          <w:highlight w:val="yellow"/>
        </w:rPr>
        <w:t>, serán informados al proveedor como información de partida para el desarrollo de la ingeniería</w:t>
      </w:r>
    </w:p>
    <w:p w14:paraId="5C07B49A" w14:textId="301B792C" w:rsidR="001664B3" w:rsidRPr="008A7D2A" w:rsidRDefault="001664B3" w:rsidP="001664B3">
      <w:pPr>
        <w:pStyle w:val="Ttulo1"/>
        <w:keepNext w:val="0"/>
        <w:numPr>
          <w:ilvl w:val="1"/>
          <w:numId w:val="10"/>
        </w:numPr>
        <w:spacing w:before="240"/>
        <w:jc w:val="both"/>
        <w:rPr>
          <w:caps/>
          <w:sz w:val="22"/>
          <w:szCs w:val="24"/>
          <w:highlight w:val="yellow"/>
        </w:rPr>
      </w:pPr>
      <w:bookmarkStart w:id="71" w:name="_Toc236753838"/>
      <w:r w:rsidRPr="008A7D2A">
        <w:rPr>
          <w:caps/>
          <w:sz w:val="22"/>
          <w:szCs w:val="24"/>
          <w:highlight w:val="yellow"/>
        </w:rPr>
        <w:t>DESARROLLO DE LA aplicación DE SOFTWARE</w:t>
      </w:r>
      <w:bookmarkEnd w:id="71"/>
    </w:p>
    <w:p w14:paraId="63B49FF5" w14:textId="77777777" w:rsidR="001664B3" w:rsidRDefault="001664B3" w:rsidP="001664B3"/>
    <w:p w14:paraId="4D3EE6CE" w14:textId="6CCADBF3" w:rsidR="001664B3" w:rsidRPr="00447B31" w:rsidRDefault="001664B3" w:rsidP="001664B3">
      <w:pPr>
        <w:pStyle w:val="Normal1"/>
        <w:ind w:left="576"/>
        <w:rPr>
          <w:sz w:val="22"/>
          <w:szCs w:val="22"/>
          <w:highlight w:val="yellow"/>
        </w:rPr>
      </w:pPr>
      <w:r w:rsidRPr="00447B31">
        <w:rPr>
          <w:sz w:val="22"/>
          <w:szCs w:val="22"/>
          <w:highlight w:val="yellow"/>
        </w:rPr>
        <w:t>La aplicación de software con las lógicas de control e interfases de HMI originalmente desarrollada</w:t>
      </w:r>
      <w:r w:rsidR="00507210" w:rsidRPr="00447B31">
        <w:rPr>
          <w:sz w:val="22"/>
          <w:szCs w:val="22"/>
          <w:highlight w:val="yellow"/>
        </w:rPr>
        <w:t xml:space="preserve"> para el Proyecto CPF2</w:t>
      </w:r>
      <w:r w:rsidRPr="00447B31">
        <w:rPr>
          <w:sz w:val="22"/>
          <w:szCs w:val="22"/>
          <w:highlight w:val="yellow"/>
        </w:rPr>
        <w:t xml:space="preserve"> ya no </w:t>
      </w:r>
      <w:r w:rsidR="00507210" w:rsidRPr="00447B31">
        <w:rPr>
          <w:sz w:val="22"/>
          <w:szCs w:val="22"/>
          <w:highlight w:val="yellow"/>
        </w:rPr>
        <w:t>son válidas (debido a las modificaciones del proyecto) y deberá ser desarrollada nuevamente.</w:t>
      </w:r>
    </w:p>
    <w:p w14:paraId="1397D11E" w14:textId="6D367F5C" w:rsidR="00507210" w:rsidRPr="00447B31" w:rsidRDefault="00507210" w:rsidP="001664B3">
      <w:pPr>
        <w:pStyle w:val="Normal1"/>
        <w:ind w:left="576"/>
        <w:rPr>
          <w:sz w:val="22"/>
          <w:szCs w:val="22"/>
        </w:rPr>
      </w:pPr>
      <w:r w:rsidRPr="00447B31">
        <w:rPr>
          <w:sz w:val="22"/>
          <w:szCs w:val="22"/>
          <w:highlight w:val="yellow"/>
        </w:rPr>
        <w:t>El desarrollo de software deberá contemplar</w:t>
      </w:r>
      <w:r w:rsidR="00B747AF" w:rsidRPr="00447B31">
        <w:rPr>
          <w:sz w:val="22"/>
          <w:szCs w:val="22"/>
          <w:highlight w:val="yellow"/>
        </w:rPr>
        <w:t xml:space="preserve"> no solo la implementación de las lógicas de seguridad para cumplir con las Matrices C&amp;E del proyecto</w:t>
      </w:r>
      <w:r w:rsidR="00C11FDC" w:rsidRPr="00447B31">
        <w:rPr>
          <w:sz w:val="22"/>
          <w:szCs w:val="22"/>
          <w:highlight w:val="yellow"/>
        </w:rPr>
        <w:t>,</w:t>
      </w:r>
      <w:r w:rsidR="00B747AF" w:rsidRPr="00447B31">
        <w:rPr>
          <w:sz w:val="22"/>
          <w:szCs w:val="22"/>
          <w:highlight w:val="yellow"/>
        </w:rPr>
        <w:t xml:space="preserve"> sino también la elaboración de los mapas MODBUS para integración con el HMI, la configuración de alarmas, lógicas MOS para by-pass de Mantenimiento, </w:t>
      </w:r>
      <w:r w:rsidR="003123B8" w:rsidRPr="003123B8">
        <w:rPr>
          <w:sz w:val="22"/>
          <w:szCs w:val="22"/>
          <w:highlight w:val="yellow"/>
        </w:rPr>
        <w:t>i</w:t>
      </w:r>
      <w:r w:rsidR="00B747AF" w:rsidRPr="00447B31">
        <w:rPr>
          <w:sz w:val="22"/>
          <w:szCs w:val="22"/>
          <w:highlight w:val="yellow"/>
        </w:rPr>
        <w:t>nhibiciones de puesta en marcha y demás funcionalidades que sean parte de la filosofía de funcionamiento establecida por Pluspetrol para el SIS.</w:t>
      </w:r>
    </w:p>
    <w:p w14:paraId="728B0B65" w14:textId="277EE671" w:rsidR="00B747AF" w:rsidRPr="00447B31" w:rsidRDefault="00B747AF" w:rsidP="001664B3">
      <w:pPr>
        <w:pStyle w:val="Normal1"/>
        <w:ind w:left="576"/>
        <w:rPr>
          <w:sz w:val="22"/>
          <w:szCs w:val="22"/>
        </w:rPr>
      </w:pPr>
      <w:r w:rsidRPr="00447B31">
        <w:rPr>
          <w:sz w:val="22"/>
          <w:szCs w:val="22"/>
          <w:highlight w:val="yellow"/>
        </w:rPr>
        <w:t>Es importante destacar que las nuevas lógicas de seguridad incluirán, en algunos casos, lógicas y TAGs ya implementados y en uso en la Planta CPF.</w:t>
      </w:r>
    </w:p>
    <w:p w14:paraId="52AAB8D5" w14:textId="0B8DF617" w:rsidR="00B747AF" w:rsidRPr="00447B31" w:rsidRDefault="00B747AF" w:rsidP="00447B31">
      <w:pPr>
        <w:pStyle w:val="Listanumerada"/>
        <w:numPr>
          <w:ilvl w:val="0"/>
          <w:numId w:val="0"/>
        </w:numPr>
        <w:ind w:left="737"/>
        <w:rPr>
          <w:szCs w:val="22"/>
        </w:rPr>
      </w:pPr>
      <w:r w:rsidRPr="00FE10EF">
        <w:rPr>
          <w:szCs w:val="22"/>
          <w:highlight w:val="darkYellow"/>
        </w:rPr>
        <w:t>En este apartado se incluye la integración de todos los nuevos TAGs que se incorporan a los tableros de E/S existentes en Planta.</w:t>
      </w:r>
    </w:p>
    <w:p w14:paraId="034F31A8" w14:textId="77777777" w:rsidR="00447B31" w:rsidRDefault="00447B31" w:rsidP="00447B31">
      <w:pPr>
        <w:pStyle w:val="Ttulo1"/>
        <w:numPr>
          <w:ilvl w:val="0"/>
          <w:numId w:val="0"/>
        </w:numPr>
        <w:ind w:left="432"/>
        <w:rPr>
          <w:caps/>
          <w:sz w:val="22"/>
          <w:szCs w:val="24"/>
        </w:rPr>
      </w:pPr>
    </w:p>
    <w:p w14:paraId="32CDD3E4" w14:textId="189410A4" w:rsidR="00771780" w:rsidRPr="00CD2CBE" w:rsidRDefault="00771780" w:rsidP="00447B31">
      <w:pPr>
        <w:pStyle w:val="Ttulo1"/>
        <w:rPr>
          <w:caps/>
          <w:sz w:val="22"/>
          <w:szCs w:val="24"/>
        </w:rPr>
      </w:pPr>
      <w:bookmarkStart w:id="72" w:name="_Toc236753839"/>
      <w:r w:rsidRPr="00CD2CBE">
        <w:rPr>
          <w:caps/>
          <w:sz w:val="22"/>
          <w:szCs w:val="24"/>
        </w:rPr>
        <w:t>I</w:t>
      </w:r>
      <w:r w:rsidR="00E753FE" w:rsidRPr="00CD2CBE">
        <w:rPr>
          <w:caps/>
          <w:sz w:val="22"/>
          <w:szCs w:val="24"/>
        </w:rPr>
        <w:t>NSPECCI</w:t>
      </w:r>
      <w:r w:rsidR="00C83CA4" w:rsidRPr="00CD2CBE">
        <w:rPr>
          <w:caps/>
          <w:sz w:val="22"/>
          <w:szCs w:val="24"/>
        </w:rPr>
        <w:t>Ó</w:t>
      </w:r>
      <w:r w:rsidR="00E753FE" w:rsidRPr="00CD2CBE">
        <w:rPr>
          <w:caps/>
          <w:sz w:val="22"/>
          <w:szCs w:val="24"/>
        </w:rPr>
        <w:t>N</w:t>
      </w:r>
      <w:r w:rsidRPr="00CD2CBE">
        <w:rPr>
          <w:caps/>
          <w:sz w:val="22"/>
          <w:szCs w:val="24"/>
        </w:rPr>
        <w:t xml:space="preserve">, </w:t>
      </w:r>
      <w:r w:rsidR="00E753FE" w:rsidRPr="00CD2CBE">
        <w:rPr>
          <w:caps/>
          <w:sz w:val="22"/>
          <w:szCs w:val="24"/>
        </w:rPr>
        <w:t>ENSAYOS</w:t>
      </w:r>
      <w:r w:rsidRPr="00CD2CBE">
        <w:rPr>
          <w:caps/>
          <w:sz w:val="22"/>
          <w:szCs w:val="24"/>
        </w:rPr>
        <w:t xml:space="preserve"> y </w:t>
      </w:r>
      <w:bookmarkEnd w:id="65"/>
      <w:r w:rsidR="002F7702" w:rsidRPr="00CD2CBE">
        <w:rPr>
          <w:caps/>
          <w:sz w:val="22"/>
          <w:szCs w:val="24"/>
        </w:rPr>
        <w:t>PUESTA EN MARCHA</w:t>
      </w:r>
      <w:bookmarkEnd w:id="72"/>
    </w:p>
    <w:p w14:paraId="1D469903" w14:textId="77777777" w:rsidR="00771780" w:rsidRPr="00A438BA" w:rsidRDefault="00771780" w:rsidP="008B6B9D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73" w:name="_Toc433042689"/>
      <w:bookmarkStart w:id="74" w:name="_Toc236753840"/>
      <w:r w:rsidRPr="00A438BA">
        <w:rPr>
          <w:smallCaps/>
          <w:sz w:val="22"/>
          <w:szCs w:val="24"/>
        </w:rPr>
        <w:t>Ensayo FAT</w:t>
      </w:r>
      <w:bookmarkEnd w:id="73"/>
      <w:bookmarkEnd w:id="74"/>
    </w:p>
    <w:p w14:paraId="3868D0FF" w14:textId="572B560A" w:rsidR="00771780" w:rsidRPr="00A438BA" w:rsidRDefault="00771780" w:rsidP="00771780">
      <w:pPr>
        <w:pStyle w:val="Normal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El </w:t>
      </w:r>
      <w:r w:rsidR="002D7755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 xml:space="preserve">roveedor suministrará un procedimiento de ensayo para </w:t>
      </w:r>
      <w:r w:rsidR="009D2B5E" w:rsidRPr="009D2B5E">
        <w:rPr>
          <w:rFonts w:cs="Arial"/>
          <w:strike/>
          <w:sz w:val="22"/>
          <w:szCs w:val="22"/>
          <w:highlight w:val="yellow"/>
          <w:lang w:val="es-AR"/>
        </w:rPr>
        <w:t>el</w:t>
      </w:r>
      <w:r w:rsidR="009D2B5E" w:rsidRPr="009D2B5E">
        <w:rPr>
          <w:rFonts w:cs="Arial"/>
          <w:sz w:val="22"/>
          <w:szCs w:val="22"/>
          <w:highlight w:val="yellow"/>
          <w:lang w:val="es-AR"/>
        </w:rPr>
        <w:t xml:space="preserve"> </w:t>
      </w:r>
      <w:r w:rsidR="00761802" w:rsidRPr="009D2B5E">
        <w:rPr>
          <w:rFonts w:cs="Arial"/>
          <w:sz w:val="22"/>
          <w:szCs w:val="22"/>
          <w:highlight w:val="yellow"/>
          <w:lang w:val="es-AR"/>
        </w:rPr>
        <w:t>las pruebas</w:t>
      </w:r>
      <w:r w:rsidR="00761802" w:rsidRPr="00A438BA">
        <w:rPr>
          <w:rFonts w:cs="Arial"/>
          <w:sz w:val="22"/>
          <w:szCs w:val="22"/>
          <w:lang w:val="es-AR"/>
        </w:rPr>
        <w:t xml:space="preserve"> </w:t>
      </w:r>
      <w:r w:rsidRPr="00A438BA">
        <w:rPr>
          <w:rFonts w:cs="Arial"/>
          <w:sz w:val="22"/>
          <w:szCs w:val="22"/>
          <w:lang w:val="es-AR"/>
        </w:rPr>
        <w:t>FAT. Dicho ensayo deberá asegurar que todo el hardware suministrado puede cumplir con los criterios detallados en esta ET.</w:t>
      </w:r>
      <w:r w:rsidR="002D7755" w:rsidRPr="00A438BA">
        <w:rPr>
          <w:rFonts w:cs="Arial"/>
          <w:sz w:val="22"/>
          <w:szCs w:val="22"/>
          <w:lang w:val="es-AR"/>
        </w:rPr>
        <w:t xml:space="preserve"> Pluspetrol </w:t>
      </w:r>
      <w:r w:rsidRPr="00A438BA">
        <w:rPr>
          <w:rFonts w:cs="Arial"/>
          <w:sz w:val="22"/>
          <w:szCs w:val="22"/>
          <w:lang w:val="es-AR"/>
        </w:rPr>
        <w:t xml:space="preserve">revisará, comentará, y aprobará el procedimiento y lo devolverá al </w:t>
      </w:r>
      <w:r w:rsidR="002D7755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>roveedor para su preparación final.</w:t>
      </w:r>
    </w:p>
    <w:p w14:paraId="2826965D" w14:textId="460F1433" w:rsidR="00771780" w:rsidRPr="00A438BA" w:rsidRDefault="00771780" w:rsidP="00771780">
      <w:pPr>
        <w:pStyle w:val="Normal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Antes del ensayo FAT, el </w:t>
      </w:r>
      <w:r w:rsidR="00794681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>roveedor realizará un ensayo de calentamiento de 48 horas sin fallas en el equipamiento suministrado.</w:t>
      </w:r>
    </w:p>
    <w:p w14:paraId="6134DB07" w14:textId="5CB050DC" w:rsidR="004F3BCF" w:rsidRPr="00F775E0" w:rsidRDefault="00771780" w:rsidP="00771780">
      <w:pPr>
        <w:pStyle w:val="Normal1"/>
        <w:rPr>
          <w:rFonts w:cs="Arial"/>
          <w:sz w:val="22"/>
          <w:szCs w:val="22"/>
          <w:highlight w:val="yellow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El </w:t>
      </w:r>
      <w:r w:rsidR="00794681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>roveedor será responsable de proporcionar el espacio físico, herramientas y todo el equipamiento necesario para realizar los ensayos</w:t>
      </w:r>
      <w:r w:rsidR="004F3BCF">
        <w:rPr>
          <w:rFonts w:cs="Arial"/>
          <w:sz w:val="22"/>
          <w:szCs w:val="22"/>
          <w:lang w:val="es-AR"/>
        </w:rPr>
        <w:t xml:space="preserve">, </w:t>
      </w:r>
      <w:r w:rsidR="004F3BCF" w:rsidRPr="00F775E0">
        <w:rPr>
          <w:rFonts w:cs="Arial"/>
          <w:sz w:val="22"/>
          <w:szCs w:val="22"/>
          <w:highlight w:val="yellow"/>
          <w:lang w:val="es-AR"/>
        </w:rPr>
        <w:t>incluyendo racks de simulación que permitan simular eléctricamente el 100% de las señales del SIS y así permitir la verificación de todas las lógicas de seguridad, llaves MOS e interfase HMI de todo el sistema</w:t>
      </w:r>
      <w:r w:rsidR="00B02D5F">
        <w:rPr>
          <w:rFonts w:cs="Arial"/>
          <w:sz w:val="22"/>
          <w:szCs w:val="22"/>
          <w:highlight w:val="yellow"/>
          <w:lang w:val="es-AR"/>
        </w:rPr>
        <w:t>.</w:t>
      </w:r>
    </w:p>
    <w:p w14:paraId="5B1E2FC4" w14:textId="157BAB46" w:rsidR="004F3BCF" w:rsidRPr="00F775E0" w:rsidRDefault="004F3BCF" w:rsidP="00771780">
      <w:pPr>
        <w:pStyle w:val="Normal1"/>
        <w:rPr>
          <w:rFonts w:cs="Arial"/>
          <w:sz w:val="22"/>
          <w:szCs w:val="22"/>
          <w:highlight w:val="yellow"/>
          <w:lang w:val="es-AR"/>
        </w:rPr>
      </w:pPr>
      <w:r w:rsidRPr="00F775E0">
        <w:rPr>
          <w:rFonts w:cs="Arial"/>
          <w:sz w:val="22"/>
          <w:szCs w:val="22"/>
          <w:highlight w:val="yellow"/>
          <w:lang w:val="es-AR"/>
        </w:rPr>
        <w:lastRenderedPageBreak/>
        <w:t xml:space="preserve">A fin de poder llevar las pruebas </w:t>
      </w:r>
      <w:r w:rsidR="00C05C12" w:rsidRPr="00F775E0">
        <w:rPr>
          <w:rFonts w:cs="Arial"/>
          <w:sz w:val="22"/>
          <w:szCs w:val="22"/>
          <w:highlight w:val="yellow"/>
          <w:lang w:val="es-AR"/>
        </w:rPr>
        <w:t>FAT de software</w:t>
      </w:r>
      <w:r w:rsidRPr="00F775E0">
        <w:rPr>
          <w:rFonts w:cs="Arial"/>
          <w:sz w:val="22"/>
          <w:szCs w:val="22"/>
          <w:highlight w:val="yellow"/>
          <w:lang w:val="es-AR"/>
        </w:rPr>
        <w:t xml:space="preserve"> de l</w:t>
      </w:r>
      <w:r w:rsidR="00B02D5F">
        <w:rPr>
          <w:rFonts w:cs="Arial"/>
          <w:sz w:val="22"/>
          <w:szCs w:val="22"/>
          <w:highlight w:val="yellow"/>
          <w:lang w:val="es-AR"/>
        </w:rPr>
        <w:t>os</w:t>
      </w:r>
      <w:r w:rsidRPr="00F775E0">
        <w:rPr>
          <w:rFonts w:cs="Arial"/>
          <w:sz w:val="22"/>
          <w:szCs w:val="22"/>
          <w:highlight w:val="yellow"/>
          <w:lang w:val="es-AR"/>
        </w:rPr>
        <w:t xml:space="preserve"> sistemas ESD y PSS objeto de esta provisión, los cuales son tableros remotos de E/S, el proveedor deberá proveer dos controladores similares a los existentes en CPF La Calera con fuentes de alimentación, módulos de comunicación y todo lo necesario para construir una maqueta funcionalmente idéntica a la arquitectura existente en planta. Las señales actualmente instaladas en CPF La Calera que formen parte de las nuevas lógicas deberán ser simuladas y/o forzadas desde la estación de </w:t>
      </w:r>
      <w:r w:rsidR="00A763CD" w:rsidRPr="00F775E0">
        <w:rPr>
          <w:rFonts w:cs="Arial"/>
          <w:sz w:val="22"/>
          <w:szCs w:val="22"/>
          <w:highlight w:val="yellow"/>
          <w:lang w:val="es-AR"/>
        </w:rPr>
        <w:t>ingenierí</w:t>
      </w:r>
      <w:r w:rsidR="00A763CD">
        <w:rPr>
          <w:rFonts w:cs="Arial"/>
          <w:sz w:val="22"/>
          <w:szCs w:val="22"/>
          <w:highlight w:val="yellow"/>
          <w:lang w:val="es-AR"/>
        </w:rPr>
        <w:t>a</w:t>
      </w:r>
      <w:r w:rsidRPr="00F775E0">
        <w:rPr>
          <w:rFonts w:cs="Arial"/>
          <w:sz w:val="22"/>
          <w:szCs w:val="22"/>
          <w:highlight w:val="yellow"/>
          <w:lang w:val="es-AR"/>
        </w:rPr>
        <w:t>.</w:t>
      </w:r>
    </w:p>
    <w:p w14:paraId="6B632B73" w14:textId="6F34E4AC" w:rsidR="00771780" w:rsidRPr="00A438BA" w:rsidRDefault="004F3BCF" w:rsidP="00771780">
      <w:pPr>
        <w:pStyle w:val="Normal1"/>
        <w:rPr>
          <w:rFonts w:cs="Arial"/>
          <w:sz w:val="22"/>
          <w:szCs w:val="22"/>
          <w:lang w:val="es-AR"/>
        </w:rPr>
      </w:pPr>
      <w:r w:rsidRPr="00F775E0">
        <w:rPr>
          <w:rFonts w:cs="Arial"/>
          <w:sz w:val="22"/>
          <w:szCs w:val="22"/>
          <w:highlight w:val="yellow"/>
          <w:lang w:val="es-AR"/>
        </w:rPr>
        <w:t>L</w:t>
      </w:r>
      <w:r w:rsidR="00C05C12" w:rsidRPr="00F775E0">
        <w:rPr>
          <w:rFonts w:cs="Arial"/>
          <w:sz w:val="22"/>
          <w:szCs w:val="22"/>
          <w:highlight w:val="yellow"/>
          <w:lang w:val="es-AR"/>
        </w:rPr>
        <w:t>a prueba iFAT (FAT de Integración con HMI) se podrán llevar a cabo simultáneamente con la prueba FAT de software; deberá comprender el 100% de las señales comunicadas al HMI. Se deberá prestar especial atención a la prueba de las lógicas de llaves MOS de todas los sensores, incluyendo la prueba de la lógica de estados completa</w:t>
      </w:r>
      <w:r w:rsidR="00A763CD">
        <w:rPr>
          <w:rFonts w:cs="Arial"/>
          <w:sz w:val="22"/>
          <w:szCs w:val="22"/>
          <w:lang w:val="es-AR"/>
        </w:rPr>
        <w:t>.</w:t>
      </w:r>
    </w:p>
    <w:p w14:paraId="5686C76C" w14:textId="745AB466" w:rsidR="00771780" w:rsidRPr="00A438BA" w:rsidRDefault="00771780" w:rsidP="00771780">
      <w:pPr>
        <w:pStyle w:val="Normal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Este ensayo será conducido por el </w:t>
      </w:r>
      <w:r w:rsidR="00794681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 xml:space="preserve">roveedor, y será observado y firmado por representantes de Pluspetrol y del </w:t>
      </w:r>
      <w:r w:rsidR="00794681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>roveedor.</w:t>
      </w:r>
      <w:r w:rsidR="00794681" w:rsidRPr="00A438BA">
        <w:rPr>
          <w:rFonts w:cs="Arial"/>
          <w:sz w:val="22"/>
          <w:szCs w:val="22"/>
          <w:lang w:val="es-AR"/>
        </w:rPr>
        <w:t xml:space="preserve"> </w:t>
      </w:r>
      <w:r w:rsidRPr="00A438BA">
        <w:rPr>
          <w:rFonts w:cs="Arial"/>
          <w:sz w:val="22"/>
          <w:szCs w:val="22"/>
          <w:lang w:val="es-AR"/>
        </w:rPr>
        <w:t>Todas las funciones y desempeño establecidas en las especificaciones serán probadas durante este ensayo. Cualquier deficiencia será corregida antes que el FAT concluya. No se aceptarán deficiencias de hardware o software antes del despacho del sistema al sitio.</w:t>
      </w:r>
    </w:p>
    <w:p w14:paraId="672823E7" w14:textId="6B02209B" w:rsidR="00E90A91" w:rsidRPr="00A438BA" w:rsidRDefault="00771780" w:rsidP="00763BD1">
      <w:pPr>
        <w:pStyle w:val="Normal1"/>
        <w:rPr>
          <w:rFonts w:eastAsia="Calibri"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El </w:t>
      </w:r>
      <w:r w:rsidR="00794681" w:rsidRPr="00A438BA">
        <w:rPr>
          <w:rFonts w:cs="Arial"/>
          <w:sz w:val="22"/>
          <w:szCs w:val="22"/>
          <w:lang w:val="es-AR"/>
        </w:rPr>
        <w:t>p</w:t>
      </w:r>
      <w:r w:rsidRPr="00A438BA">
        <w:rPr>
          <w:rFonts w:cs="Arial"/>
          <w:sz w:val="22"/>
          <w:szCs w:val="22"/>
          <w:lang w:val="es-AR"/>
        </w:rPr>
        <w:t>roveedor entregará un reporte del ensayo FAT antes de que el equipamiento sea despachado a sitio. Este reporte incluirá una copia del FAT llevado a cabo, mostrando las firmas y fechas de cada ensayo.  Incluirá copias de todos los reportes asociados con</w:t>
      </w:r>
      <w:r w:rsidR="004E6441" w:rsidRPr="00A438BA">
        <w:rPr>
          <w:rFonts w:cs="Arial"/>
          <w:sz w:val="22"/>
          <w:szCs w:val="22"/>
          <w:lang w:val="es-AR"/>
        </w:rPr>
        <w:t xml:space="preserve"> los ensayos. </w:t>
      </w:r>
      <w:r w:rsidRPr="00A438BA">
        <w:rPr>
          <w:rFonts w:eastAsia="Calibri" w:cs="Arial"/>
          <w:sz w:val="22"/>
          <w:szCs w:val="22"/>
          <w:lang w:val="es-AR"/>
        </w:rPr>
        <w:t>Deberá comprobar el cableado interno del sistema, las comunicaciones entre módulos de entrada/salida y con la red Ethernet, la alimentación del sistema, sistema de tierras y dará tensión.</w:t>
      </w:r>
    </w:p>
    <w:p w14:paraId="2FE2953A" w14:textId="77777777" w:rsidR="00771780" w:rsidRPr="00A438BA" w:rsidRDefault="00771780" w:rsidP="002E1AA5">
      <w:pPr>
        <w:pStyle w:val="Normal1"/>
        <w:numPr>
          <w:ilvl w:val="0"/>
          <w:numId w:val="19"/>
        </w:numPr>
        <w:spacing w:before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 xml:space="preserve">Procederá a cargar la aplicación y verificar el estado de las comunicaciones. </w:t>
      </w:r>
    </w:p>
    <w:p w14:paraId="2283A95D" w14:textId="77777777" w:rsidR="00771780" w:rsidRPr="00A438BA" w:rsidRDefault="00771780" w:rsidP="002E1AA5">
      <w:pPr>
        <w:pStyle w:val="Normal1"/>
        <w:numPr>
          <w:ilvl w:val="0"/>
          <w:numId w:val="19"/>
        </w:numPr>
        <w:spacing w:before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 xml:space="preserve">Se encargará de la integración con equipos de terceros si los hubiera. En estas pruebas se requiere la asistencia conjunta del Proveedor del Sistema SIS y de los proveedores de los equipos a comunicar. </w:t>
      </w:r>
    </w:p>
    <w:p w14:paraId="30051FB7" w14:textId="77777777" w:rsidR="00771780" w:rsidRPr="00A438BA" w:rsidRDefault="00771780" w:rsidP="002E1AA5">
      <w:pPr>
        <w:pStyle w:val="Normal1"/>
        <w:numPr>
          <w:ilvl w:val="0"/>
          <w:numId w:val="19"/>
        </w:numPr>
        <w:spacing w:before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Verificará el 100 % de los puntos de entrada/salida.</w:t>
      </w:r>
    </w:p>
    <w:p w14:paraId="4F9E7B88" w14:textId="1F3F6548" w:rsidR="00771780" w:rsidRPr="00A438BA" w:rsidRDefault="00771780" w:rsidP="00771780">
      <w:pPr>
        <w:pStyle w:val="Normal1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 xml:space="preserve">Durante este ensayo, Pluspetrol y el </w:t>
      </w:r>
      <w:r w:rsidR="007B5642" w:rsidRPr="00A438BA">
        <w:rPr>
          <w:rFonts w:eastAsia="Calibri" w:cs="Arial"/>
          <w:sz w:val="22"/>
          <w:szCs w:val="22"/>
          <w:lang w:val="es-AR"/>
        </w:rPr>
        <w:t>p</w:t>
      </w:r>
      <w:r w:rsidRPr="00A438BA">
        <w:rPr>
          <w:rFonts w:eastAsia="Calibri" w:cs="Arial"/>
          <w:sz w:val="22"/>
          <w:szCs w:val="22"/>
          <w:lang w:val="es-AR"/>
        </w:rPr>
        <w:t>roveedor firmarán, en una copia del procedimiento, cada prueba finalizada exitosamente.</w:t>
      </w:r>
    </w:p>
    <w:p w14:paraId="2E3FDFB2" w14:textId="17358CAB" w:rsidR="007B5642" w:rsidRPr="00A438BA" w:rsidRDefault="00771780" w:rsidP="007643DB">
      <w:pPr>
        <w:pStyle w:val="Normal1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 xml:space="preserve">El </w:t>
      </w:r>
      <w:r w:rsidR="007B5642" w:rsidRPr="00A438BA">
        <w:rPr>
          <w:rFonts w:eastAsia="Calibri" w:cs="Arial"/>
          <w:sz w:val="22"/>
          <w:szCs w:val="22"/>
          <w:lang w:val="es-AR"/>
        </w:rPr>
        <w:t>p</w:t>
      </w:r>
      <w:r w:rsidRPr="00A438BA">
        <w:rPr>
          <w:rFonts w:eastAsia="Calibri" w:cs="Arial"/>
          <w:sz w:val="22"/>
          <w:szCs w:val="22"/>
          <w:lang w:val="es-AR"/>
        </w:rPr>
        <w:t xml:space="preserve">roveedor deberá contemplar la asistencia de personal, en sitio, para realizar dichas pruebas; detallando cantidad de personas y cantidad de días estipulados para el cumplimiento de las mismas. </w:t>
      </w:r>
    </w:p>
    <w:p w14:paraId="3041CC60" w14:textId="7271B0D8" w:rsidR="00771780" w:rsidRPr="00A438BA" w:rsidRDefault="00560824" w:rsidP="001E5435">
      <w:pPr>
        <w:pStyle w:val="Normal1"/>
        <w:rPr>
          <w:rFonts w:eastAsia="Calibri" w:cs="Arial"/>
          <w:b/>
          <w:bCs/>
          <w:sz w:val="22"/>
          <w:szCs w:val="22"/>
          <w:lang w:val="es-AR"/>
        </w:rPr>
      </w:pPr>
      <w:r w:rsidRPr="00A438BA">
        <w:rPr>
          <w:rFonts w:cs="Arial"/>
          <w:b/>
          <w:bCs/>
          <w:sz w:val="22"/>
          <w:szCs w:val="22"/>
          <w:lang w:val="es-AR"/>
        </w:rPr>
        <w:t>Notas:</w:t>
      </w:r>
    </w:p>
    <w:p w14:paraId="674A54E4" w14:textId="26E6516C" w:rsidR="00771780" w:rsidRPr="00A438BA" w:rsidRDefault="00CC2DE6" w:rsidP="006267A3">
      <w:pPr>
        <w:spacing w:after="120" w:line="276" w:lineRule="auto"/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ab/>
      </w:r>
      <w:r w:rsidR="00E2045B" w:rsidRPr="00A438BA">
        <w:rPr>
          <w:rFonts w:ascii="Arial" w:hAnsi="Arial" w:cs="Arial"/>
          <w:sz w:val="22"/>
          <w:szCs w:val="22"/>
        </w:rPr>
        <w:t>F</w:t>
      </w:r>
      <w:r w:rsidR="008042DB" w:rsidRPr="00A438BA">
        <w:rPr>
          <w:rFonts w:ascii="Arial" w:hAnsi="Arial" w:cs="Arial"/>
          <w:sz w:val="22"/>
          <w:szCs w:val="22"/>
        </w:rPr>
        <w:t>AT</w:t>
      </w:r>
      <w:r w:rsidR="00E2045B" w:rsidRPr="00A438BA">
        <w:rPr>
          <w:rFonts w:ascii="Arial" w:hAnsi="Arial" w:cs="Arial"/>
          <w:sz w:val="22"/>
          <w:szCs w:val="22"/>
        </w:rPr>
        <w:t xml:space="preserve"> de </w:t>
      </w:r>
      <w:r w:rsidR="00771780" w:rsidRPr="00A438BA">
        <w:rPr>
          <w:rFonts w:ascii="Arial" w:hAnsi="Arial" w:cs="Arial"/>
          <w:sz w:val="22"/>
          <w:szCs w:val="22"/>
        </w:rPr>
        <w:t xml:space="preserve">Hardware </w:t>
      </w:r>
      <w:r w:rsidR="00E2045B" w:rsidRPr="00A438BA">
        <w:rPr>
          <w:rFonts w:ascii="Arial" w:hAnsi="Arial" w:cs="Arial"/>
          <w:sz w:val="22"/>
          <w:szCs w:val="22"/>
        </w:rPr>
        <w:t>en Fabrica</w:t>
      </w:r>
    </w:p>
    <w:p w14:paraId="29A79CC0" w14:textId="377F868F" w:rsidR="00771780" w:rsidRPr="00A438BA" w:rsidRDefault="00CC2DE6" w:rsidP="006267A3">
      <w:pPr>
        <w:spacing w:after="120" w:line="276" w:lineRule="auto"/>
        <w:ind w:left="851"/>
        <w:jc w:val="both"/>
        <w:rPr>
          <w:rFonts w:ascii="Arial" w:hAnsi="Arial" w:cs="Arial"/>
          <w:sz w:val="22"/>
          <w:szCs w:val="22"/>
          <w:highlight w:val="yellow"/>
        </w:rPr>
      </w:pPr>
      <w:r w:rsidRPr="00A438BA">
        <w:rPr>
          <w:rFonts w:ascii="Arial" w:hAnsi="Arial" w:cs="Arial"/>
          <w:sz w:val="22"/>
          <w:szCs w:val="22"/>
        </w:rPr>
        <w:tab/>
      </w:r>
      <w:r w:rsidR="00E90A91" w:rsidRPr="00D84C5C">
        <w:rPr>
          <w:rFonts w:ascii="Arial" w:hAnsi="Arial" w:cs="Arial"/>
          <w:sz w:val="22"/>
          <w:szCs w:val="22"/>
        </w:rPr>
        <w:t>3</w:t>
      </w:r>
      <w:r w:rsidR="00E90A91">
        <w:rPr>
          <w:rFonts w:ascii="Arial" w:hAnsi="Arial" w:cs="Arial"/>
          <w:sz w:val="22"/>
          <w:szCs w:val="22"/>
        </w:rPr>
        <w:t xml:space="preserve"> </w:t>
      </w:r>
      <w:r w:rsidR="00E90A91" w:rsidRPr="00A438BA">
        <w:rPr>
          <w:rFonts w:ascii="Arial" w:hAnsi="Arial" w:cs="Arial"/>
          <w:sz w:val="22"/>
          <w:szCs w:val="22"/>
        </w:rPr>
        <w:t>días</w:t>
      </w:r>
      <w:r w:rsidR="00147E33" w:rsidRPr="00A438BA">
        <w:rPr>
          <w:rFonts w:ascii="Arial" w:hAnsi="Arial" w:cs="Arial"/>
          <w:sz w:val="22"/>
          <w:szCs w:val="22"/>
        </w:rPr>
        <w:t xml:space="preserve"> de</w:t>
      </w:r>
      <w:r w:rsidR="00771780" w:rsidRPr="00A438BA">
        <w:rPr>
          <w:rFonts w:ascii="Arial" w:hAnsi="Arial" w:cs="Arial"/>
          <w:sz w:val="22"/>
          <w:szCs w:val="22"/>
        </w:rPr>
        <w:t xml:space="preserve"> FAT (PM/PE) (FAT) </w:t>
      </w:r>
      <w:r w:rsidR="00147E33" w:rsidRPr="00A438BA">
        <w:rPr>
          <w:rFonts w:ascii="Arial" w:hAnsi="Arial" w:cs="Arial"/>
          <w:sz w:val="22"/>
          <w:szCs w:val="22"/>
        </w:rPr>
        <w:t>en sitio (Fabrica)</w:t>
      </w:r>
      <w:r w:rsidR="00905E39" w:rsidRPr="00A438BA">
        <w:rPr>
          <w:rFonts w:ascii="Arial" w:hAnsi="Arial" w:cs="Arial"/>
          <w:sz w:val="22"/>
          <w:szCs w:val="22"/>
        </w:rPr>
        <w:t xml:space="preserve"> 8 </w:t>
      </w:r>
      <w:r w:rsidR="00754DC2" w:rsidRPr="00A438BA">
        <w:rPr>
          <w:rFonts w:ascii="Arial" w:hAnsi="Arial" w:cs="Arial"/>
          <w:sz w:val="22"/>
          <w:szCs w:val="22"/>
        </w:rPr>
        <w:t xml:space="preserve">horas </w:t>
      </w:r>
      <w:r w:rsidR="00905E39" w:rsidRPr="00A438BA">
        <w:rPr>
          <w:rFonts w:ascii="Arial" w:hAnsi="Arial" w:cs="Arial"/>
          <w:sz w:val="22"/>
          <w:szCs w:val="22"/>
        </w:rPr>
        <w:t>dia</w:t>
      </w:r>
      <w:r w:rsidR="00754DC2" w:rsidRPr="00A438BA">
        <w:rPr>
          <w:rFonts w:ascii="Arial" w:hAnsi="Arial" w:cs="Arial"/>
          <w:sz w:val="22"/>
          <w:szCs w:val="22"/>
        </w:rPr>
        <w:t>rias</w:t>
      </w:r>
    </w:p>
    <w:p w14:paraId="7A90F4D4" w14:textId="509A1F0A" w:rsidR="00771780" w:rsidRPr="00A438BA" w:rsidRDefault="00CC2DE6" w:rsidP="006267A3">
      <w:pPr>
        <w:spacing w:after="120" w:line="276" w:lineRule="auto"/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ab/>
      </w:r>
      <w:r w:rsidR="00905E39" w:rsidRPr="00A438BA">
        <w:rPr>
          <w:rFonts w:ascii="Arial" w:hAnsi="Arial" w:cs="Arial"/>
          <w:sz w:val="22"/>
          <w:szCs w:val="22"/>
        </w:rPr>
        <w:t>Entradas</w:t>
      </w:r>
      <w:r w:rsidR="00771780" w:rsidRPr="00A438BA">
        <w:rPr>
          <w:rFonts w:ascii="Arial" w:hAnsi="Arial" w:cs="Arial"/>
          <w:sz w:val="22"/>
          <w:szCs w:val="22"/>
        </w:rPr>
        <w:t xml:space="preserve"> </w:t>
      </w:r>
      <w:r w:rsidR="00905E39" w:rsidRPr="00A438BA">
        <w:rPr>
          <w:rFonts w:ascii="Arial" w:hAnsi="Arial" w:cs="Arial"/>
          <w:sz w:val="22"/>
          <w:szCs w:val="22"/>
        </w:rPr>
        <w:t>y</w:t>
      </w:r>
      <w:r w:rsidR="00771780" w:rsidRPr="00A438BA">
        <w:rPr>
          <w:rFonts w:ascii="Arial" w:hAnsi="Arial" w:cs="Arial"/>
          <w:sz w:val="22"/>
          <w:szCs w:val="22"/>
        </w:rPr>
        <w:t xml:space="preserve"> </w:t>
      </w:r>
      <w:r w:rsidR="00905E39" w:rsidRPr="00A438BA">
        <w:rPr>
          <w:rFonts w:ascii="Arial" w:hAnsi="Arial" w:cs="Arial"/>
          <w:sz w:val="22"/>
          <w:szCs w:val="22"/>
        </w:rPr>
        <w:t>Salidas</w:t>
      </w:r>
      <w:r w:rsidR="00771780" w:rsidRPr="00A438BA">
        <w:rPr>
          <w:rFonts w:ascii="Arial" w:hAnsi="Arial" w:cs="Arial"/>
          <w:sz w:val="22"/>
          <w:szCs w:val="22"/>
        </w:rPr>
        <w:t xml:space="preserve"> </w:t>
      </w:r>
      <w:r w:rsidR="00EA5843" w:rsidRPr="00A438BA">
        <w:rPr>
          <w:rFonts w:ascii="Arial" w:hAnsi="Arial" w:cs="Arial"/>
          <w:sz w:val="22"/>
          <w:szCs w:val="22"/>
        </w:rPr>
        <w:t>serán</w:t>
      </w:r>
      <w:r w:rsidR="00905E39" w:rsidRPr="00A438BA">
        <w:rPr>
          <w:rFonts w:ascii="Arial" w:hAnsi="Arial" w:cs="Arial"/>
          <w:sz w:val="22"/>
          <w:szCs w:val="22"/>
        </w:rPr>
        <w:t xml:space="preserve"> simulados con </w:t>
      </w:r>
      <w:r w:rsidR="00085273" w:rsidRPr="00A438BA">
        <w:rPr>
          <w:rFonts w:ascii="Arial" w:hAnsi="Arial" w:cs="Arial"/>
          <w:sz w:val="22"/>
          <w:szCs w:val="22"/>
        </w:rPr>
        <w:t>potenciómetros</w:t>
      </w:r>
      <w:r w:rsidR="00771780" w:rsidRPr="00A438BA">
        <w:rPr>
          <w:rFonts w:ascii="Arial" w:hAnsi="Arial" w:cs="Arial"/>
          <w:sz w:val="22"/>
          <w:szCs w:val="22"/>
        </w:rPr>
        <w:t xml:space="preserve">, switches </w:t>
      </w:r>
      <w:r w:rsidR="009C01D0" w:rsidRPr="00A438BA">
        <w:rPr>
          <w:rFonts w:ascii="Arial" w:hAnsi="Arial" w:cs="Arial"/>
          <w:sz w:val="22"/>
          <w:szCs w:val="22"/>
        </w:rPr>
        <w:t>y</w:t>
      </w:r>
      <w:r w:rsidR="00771780" w:rsidRPr="00A438BA">
        <w:rPr>
          <w:rFonts w:ascii="Arial" w:hAnsi="Arial" w:cs="Arial"/>
          <w:sz w:val="22"/>
          <w:szCs w:val="22"/>
        </w:rPr>
        <w:t xml:space="preserve"> l</w:t>
      </w:r>
      <w:r w:rsidR="00905E39" w:rsidRPr="00A438BA">
        <w:rPr>
          <w:rFonts w:ascii="Arial" w:hAnsi="Arial" w:cs="Arial"/>
          <w:sz w:val="22"/>
          <w:szCs w:val="22"/>
        </w:rPr>
        <w:t>uces</w:t>
      </w:r>
      <w:r w:rsidR="00771780" w:rsidRPr="00A438BA">
        <w:rPr>
          <w:rFonts w:ascii="Arial" w:hAnsi="Arial" w:cs="Arial"/>
          <w:sz w:val="22"/>
          <w:szCs w:val="22"/>
        </w:rPr>
        <w:t>.</w:t>
      </w:r>
    </w:p>
    <w:p w14:paraId="6D592631" w14:textId="463FC5F3" w:rsidR="00771780" w:rsidRPr="00A438BA" w:rsidRDefault="00243EBF" w:rsidP="006267A3">
      <w:pPr>
        <w:spacing w:after="120" w:line="276" w:lineRule="auto"/>
        <w:ind w:left="851"/>
        <w:jc w:val="both"/>
        <w:rPr>
          <w:rFonts w:ascii="Arial" w:hAnsi="Arial" w:cs="Arial"/>
          <w:sz w:val="22"/>
          <w:szCs w:val="22"/>
          <w:highlight w:val="yellow"/>
        </w:rPr>
      </w:pPr>
      <w:r w:rsidRPr="00A438BA">
        <w:rPr>
          <w:rFonts w:ascii="Arial" w:hAnsi="Arial" w:cs="Arial"/>
          <w:sz w:val="22"/>
          <w:szCs w:val="22"/>
        </w:rPr>
        <w:t>La prueba</w:t>
      </w:r>
      <w:r w:rsidR="00EA5843" w:rsidRPr="00A438BA">
        <w:rPr>
          <w:rFonts w:ascii="Arial" w:hAnsi="Arial" w:cs="Arial"/>
          <w:sz w:val="22"/>
          <w:szCs w:val="22"/>
        </w:rPr>
        <w:t xml:space="preserve"> de aceptación</w:t>
      </w:r>
      <w:r w:rsidR="0021466B" w:rsidRPr="00A438BA">
        <w:rPr>
          <w:rFonts w:ascii="Arial" w:hAnsi="Arial" w:cs="Arial"/>
          <w:sz w:val="22"/>
          <w:szCs w:val="22"/>
        </w:rPr>
        <w:t xml:space="preserve"> en fabrica</w:t>
      </w:r>
      <w:r w:rsidR="00771780" w:rsidRPr="00A438BA">
        <w:rPr>
          <w:rFonts w:ascii="Arial" w:hAnsi="Arial" w:cs="Arial"/>
          <w:sz w:val="22"/>
          <w:szCs w:val="22"/>
        </w:rPr>
        <w:t xml:space="preserve"> </w:t>
      </w:r>
      <w:r w:rsidR="004B06E3" w:rsidRPr="00A438BA">
        <w:rPr>
          <w:rFonts w:ascii="Arial" w:hAnsi="Arial" w:cs="Arial"/>
          <w:sz w:val="22"/>
          <w:szCs w:val="22"/>
        </w:rPr>
        <w:t xml:space="preserve">se </w:t>
      </w:r>
      <w:r w:rsidR="00050669" w:rsidRPr="00A438BA">
        <w:rPr>
          <w:rFonts w:ascii="Arial" w:hAnsi="Arial" w:cs="Arial"/>
          <w:sz w:val="22"/>
          <w:szCs w:val="22"/>
        </w:rPr>
        <w:t>realizará</w:t>
      </w:r>
      <w:r w:rsidR="005F032F" w:rsidRPr="00A438BA">
        <w:rPr>
          <w:rFonts w:ascii="Arial" w:hAnsi="Arial" w:cs="Arial"/>
          <w:sz w:val="22"/>
          <w:szCs w:val="22"/>
        </w:rPr>
        <w:t xml:space="preserve"> </w:t>
      </w:r>
      <w:r w:rsidR="004B06E3" w:rsidRPr="00A438BA">
        <w:rPr>
          <w:rFonts w:ascii="Arial" w:hAnsi="Arial" w:cs="Arial"/>
          <w:sz w:val="22"/>
          <w:szCs w:val="22"/>
        </w:rPr>
        <w:t xml:space="preserve">bajo la supervisión </w:t>
      </w:r>
      <w:r w:rsidR="00944E02" w:rsidRPr="00A438BA">
        <w:rPr>
          <w:rFonts w:ascii="Arial" w:hAnsi="Arial" w:cs="Arial"/>
          <w:sz w:val="22"/>
          <w:szCs w:val="22"/>
        </w:rPr>
        <w:t xml:space="preserve">de un ingeniero de proyecto, así como </w:t>
      </w:r>
      <w:r w:rsidR="00050669" w:rsidRPr="00A438BA">
        <w:rPr>
          <w:rFonts w:ascii="Arial" w:hAnsi="Arial" w:cs="Arial"/>
          <w:sz w:val="22"/>
          <w:szCs w:val="22"/>
        </w:rPr>
        <w:t xml:space="preserve">también </w:t>
      </w:r>
      <w:r w:rsidR="00944E02" w:rsidRPr="00A438BA">
        <w:rPr>
          <w:rFonts w:ascii="Arial" w:hAnsi="Arial" w:cs="Arial"/>
          <w:sz w:val="22"/>
          <w:szCs w:val="22"/>
        </w:rPr>
        <w:t>el gerencia</w:t>
      </w:r>
      <w:r w:rsidR="006D5982" w:rsidRPr="00A438BA">
        <w:rPr>
          <w:rFonts w:ascii="Arial" w:hAnsi="Arial" w:cs="Arial"/>
          <w:sz w:val="22"/>
          <w:szCs w:val="22"/>
        </w:rPr>
        <w:t>m</w:t>
      </w:r>
      <w:r w:rsidR="00085273" w:rsidRPr="00A438BA">
        <w:rPr>
          <w:rFonts w:ascii="Arial" w:hAnsi="Arial" w:cs="Arial"/>
          <w:sz w:val="22"/>
          <w:szCs w:val="22"/>
        </w:rPr>
        <w:t>i</w:t>
      </w:r>
      <w:r w:rsidR="006D5982" w:rsidRPr="00A438BA">
        <w:rPr>
          <w:rFonts w:ascii="Arial" w:hAnsi="Arial" w:cs="Arial"/>
          <w:sz w:val="22"/>
          <w:szCs w:val="22"/>
        </w:rPr>
        <w:t>ento del proyecto</w:t>
      </w:r>
      <w:r w:rsidR="002B3603" w:rsidRPr="00A438BA">
        <w:rPr>
          <w:rFonts w:ascii="Arial" w:hAnsi="Arial" w:cs="Arial"/>
          <w:sz w:val="22"/>
          <w:szCs w:val="22"/>
        </w:rPr>
        <w:t>.</w:t>
      </w:r>
    </w:p>
    <w:p w14:paraId="44C9EF91" w14:textId="0ABF2ADB" w:rsidR="00771780" w:rsidRPr="00A438BA" w:rsidRDefault="00771780" w:rsidP="006267A3">
      <w:pPr>
        <w:spacing w:after="120" w:line="276" w:lineRule="auto"/>
        <w:ind w:left="851" w:hanging="142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 xml:space="preserve"> </w:t>
      </w:r>
      <w:r w:rsidR="00CC2DE6" w:rsidRPr="00A438BA">
        <w:rPr>
          <w:rFonts w:ascii="Arial" w:hAnsi="Arial" w:cs="Arial"/>
          <w:sz w:val="22"/>
          <w:szCs w:val="22"/>
        </w:rPr>
        <w:tab/>
      </w:r>
      <w:r w:rsidRPr="00A438BA">
        <w:rPr>
          <w:rFonts w:ascii="Arial" w:hAnsi="Arial" w:cs="Arial"/>
          <w:sz w:val="22"/>
          <w:szCs w:val="22"/>
        </w:rPr>
        <w:t xml:space="preserve">1- </w:t>
      </w:r>
      <w:r w:rsidR="005260C3" w:rsidRPr="00A438BA">
        <w:rPr>
          <w:rFonts w:ascii="Arial" w:hAnsi="Arial" w:cs="Arial"/>
          <w:sz w:val="22"/>
          <w:szCs w:val="22"/>
        </w:rPr>
        <w:t xml:space="preserve">Se asume que el </w:t>
      </w:r>
      <w:r w:rsidR="002700A5" w:rsidRPr="00A438BA">
        <w:rPr>
          <w:rFonts w:ascii="Arial" w:hAnsi="Arial" w:cs="Arial"/>
          <w:sz w:val="22"/>
          <w:szCs w:val="22"/>
        </w:rPr>
        <w:t xml:space="preserve">proveedor </w:t>
      </w:r>
      <w:r w:rsidR="001723DF" w:rsidRPr="00A438BA">
        <w:rPr>
          <w:rFonts w:ascii="Arial" w:hAnsi="Arial" w:cs="Arial"/>
          <w:sz w:val="22"/>
          <w:szCs w:val="22"/>
        </w:rPr>
        <w:t>hará</w:t>
      </w:r>
      <w:r w:rsidR="002700A5" w:rsidRPr="00A438BA">
        <w:rPr>
          <w:rFonts w:ascii="Arial" w:hAnsi="Arial" w:cs="Arial"/>
          <w:sz w:val="22"/>
          <w:szCs w:val="22"/>
        </w:rPr>
        <w:t xml:space="preserve"> la FAT en presencia del </w:t>
      </w:r>
      <w:r w:rsidR="001723DF" w:rsidRPr="00A438BA">
        <w:rPr>
          <w:rFonts w:ascii="Arial" w:hAnsi="Arial" w:cs="Arial"/>
          <w:sz w:val="22"/>
          <w:szCs w:val="22"/>
        </w:rPr>
        <w:t>cliente</w:t>
      </w:r>
    </w:p>
    <w:p w14:paraId="16E4ADB2" w14:textId="23873526" w:rsidR="00D026D1" w:rsidRPr="00A438BA" w:rsidRDefault="00CC2DE6" w:rsidP="006267A3">
      <w:pPr>
        <w:spacing w:after="120" w:line="276" w:lineRule="auto"/>
        <w:ind w:left="851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ab/>
      </w:r>
      <w:r w:rsidR="00771780" w:rsidRPr="00A438BA">
        <w:rPr>
          <w:rFonts w:ascii="Arial" w:hAnsi="Arial" w:cs="Arial"/>
          <w:sz w:val="22"/>
          <w:szCs w:val="22"/>
        </w:rPr>
        <w:t xml:space="preserve">2- </w:t>
      </w:r>
      <w:r w:rsidR="00F047A6" w:rsidRPr="00A438BA">
        <w:rPr>
          <w:rFonts w:ascii="Arial" w:hAnsi="Arial" w:cs="Arial"/>
          <w:sz w:val="22"/>
          <w:szCs w:val="22"/>
        </w:rPr>
        <w:t xml:space="preserve">El viaje y alojamiento </w:t>
      </w:r>
      <w:r w:rsidR="00455A57" w:rsidRPr="00A438BA">
        <w:rPr>
          <w:rFonts w:ascii="Arial" w:hAnsi="Arial" w:cs="Arial"/>
          <w:sz w:val="22"/>
          <w:szCs w:val="22"/>
        </w:rPr>
        <w:t>son costeados por el cliente opcionalmente incluidos en la oferta</w:t>
      </w:r>
      <w:r w:rsidR="00771780" w:rsidRPr="00A438BA">
        <w:rPr>
          <w:rFonts w:ascii="Arial" w:hAnsi="Arial" w:cs="Arial"/>
          <w:sz w:val="22"/>
          <w:szCs w:val="22"/>
        </w:rPr>
        <w:t>.</w:t>
      </w:r>
    </w:p>
    <w:p w14:paraId="738ADC4F" w14:textId="66CAEDB1" w:rsidR="00771780" w:rsidRPr="00A438BA" w:rsidRDefault="00771780" w:rsidP="00AB5ED0">
      <w:pPr>
        <w:pStyle w:val="Ttulo1"/>
        <w:keepNext w:val="0"/>
        <w:tabs>
          <w:tab w:val="num" w:pos="390"/>
        </w:tabs>
        <w:spacing w:before="240"/>
        <w:ind w:left="390" w:hanging="390"/>
        <w:jc w:val="both"/>
        <w:rPr>
          <w:caps/>
          <w:sz w:val="22"/>
          <w:szCs w:val="24"/>
        </w:rPr>
      </w:pPr>
      <w:bookmarkStart w:id="75" w:name="_Toc533064615"/>
      <w:bookmarkStart w:id="76" w:name="_Toc236753841"/>
      <w:r w:rsidRPr="00A438BA">
        <w:rPr>
          <w:caps/>
          <w:sz w:val="22"/>
          <w:szCs w:val="24"/>
        </w:rPr>
        <w:lastRenderedPageBreak/>
        <w:t>DOCUMENTACI</w:t>
      </w:r>
      <w:r w:rsidR="00006416" w:rsidRPr="00A438BA">
        <w:rPr>
          <w:caps/>
          <w:sz w:val="22"/>
          <w:szCs w:val="24"/>
        </w:rPr>
        <w:t>Ó</w:t>
      </w:r>
      <w:r w:rsidRPr="00A438BA">
        <w:rPr>
          <w:caps/>
          <w:sz w:val="22"/>
          <w:szCs w:val="24"/>
        </w:rPr>
        <w:t>N</w:t>
      </w:r>
      <w:bookmarkEnd w:id="75"/>
      <w:bookmarkEnd w:id="76"/>
    </w:p>
    <w:p w14:paraId="3132C813" w14:textId="77777777" w:rsidR="00771780" w:rsidRPr="00A438BA" w:rsidRDefault="00771780" w:rsidP="006149BB">
      <w:pPr>
        <w:pStyle w:val="Ttulo2"/>
        <w:numPr>
          <w:ilvl w:val="1"/>
          <w:numId w:val="10"/>
        </w:numPr>
      </w:pPr>
      <w:bookmarkStart w:id="77" w:name="_Toc533064616"/>
      <w:r w:rsidRPr="00A438BA">
        <w:t xml:space="preserve"> </w:t>
      </w:r>
      <w:bookmarkStart w:id="78" w:name="_Toc236753842"/>
      <w:r w:rsidRPr="00A438BA">
        <w:rPr>
          <w:smallCaps/>
          <w:sz w:val="22"/>
          <w:szCs w:val="24"/>
        </w:rPr>
        <w:t>General</w:t>
      </w:r>
      <w:bookmarkEnd w:id="77"/>
      <w:bookmarkEnd w:id="78"/>
    </w:p>
    <w:p w14:paraId="043240AC" w14:textId="77777777" w:rsidR="00771780" w:rsidRPr="00A438BA" w:rsidRDefault="00771780" w:rsidP="001D6DE1">
      <w:pPr>
        <w:pStyle w:val="Normal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Los documentos que normalmente cubren todo el proyecto incluirán especificaciones, planos y otros documentos misceláneos requeridos para la adquisición, montaje y operación de materiales de la planta.</w:t>
      </w:r>
    </w:p>
    <w:p w14:paraId="0E28F714" w14:textId="3EAA2254" w:rsidR="005A19CF" w:rsidRPr="00A438BA" w:rsidRDefault="00771780" w:rsidP="002C4DCC">
      <w:pPr>
        <w:pStyle w:val="Ttulo2"/>
        <w:numPr>
          <w:ilvl w:val="1"/>
          <w:numId w:val="10"/>
        </w:numPr>
        <w:spacing w:before="0"/>
        <w:rPr>
          <w:smallCaps/>
          <w:sz w:val="22"/>
          <w:szCs w:val="24"/>
        </w:rPr>
      </w:pPr>
      <w:bookmarkStart w:id="79" w:name="_Toc533064617"/>
      <w:r w:rsidRPr="00A438BA">
        <w:rPr>
          <w:smallCaps/>
          <w:sz w:val="22"/>
          <w:szCs w:val="24"/>
        </w:rPr>
        <w:t xml:space="preserve"> </w:t>
      </w:r>
      <w:bookmarkStart w:id="80" w:name="_Toc236753843"/>
      <w:r w:rsidRPr="00A438BA">
        <w:rPr>
          <w:smallCaps/>
          <w:sz w:val="22"/>
          <w:szCs w:val="24"/>
        </w:rPr>
        <w:t>Documentos y Manuales de Instrucciones</w:t>
      </w:r>
      <w:bookmarkEnd w:id="79"/>
      <w:bookmarkEnd w:id="80"/>
      <w:r w:rsidRPr="00A438BA">
        <w:rPr>
          <w:smallCaps/>
          <w:sz w:val="22"/>
          <w:szCs w:val="24"/>
        </w:rPr>
        <w:t xml:space="preserve"> </w:t>
      </w:r>
    </w:p>
    <w:p w14:paraId="5066201A" w14:textId="599CC80A" w:rsidR="00771780" w:rsidRPr="00A438BA" w:rsidRDefault="00771780" w:rsidP="001452C4">
      <w:pPr>
        <w:tabs>
          <w:tab w:val="left" w:pos="1245"/>
        </w:tabs>
        <w:spacing w:before="240" w:after="120" w:line="276" w:lineRule="auto"/>
        <w:ind w:left="567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Los documentos de ingeniería incluirán principalmente lo siguiente:</w:t>
      </w:r>
    </w:p>
    <w:p w14:paraId="78EA6ABF" w14:textId="4D89A2FE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a) Especificaciones generales.</w:t>
      </w:r>
    </w:p>
    <w:p w14:paraId="540E1167" w14:textId="343EB773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b) Topográficos, isométricos.</w:t>
      </w:r>
    </w:p>
    <w:p w14:paraId="3ABE8B8A" w14:textId="65109410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c) Diagrama de conexionados</w:t>
      </w:r>
    </w:p>
    <w:p w14:paraId="3AFBEEEC" w14:textId="480D091F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d) Memoria de cálculo</w:t>
      </w:r>
    </w:p>
    <w:p w14:paraId="6E0999A4" w14:textId="3723C5E6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e) Lista de Materiales</w:t>
      </w:r>
    </w:p>
    <w:p w14:paraId="0158147B" w14:textId="726BE803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f)  Diagramas de cableado.</w:t>
      </w:r>
    </w:p>
    <w:p w14:paraId="2B165561" w14:textId="30B0A4AA" w:rsidR="00771780" w:rsidRPr="00A438BA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>g) Lista de repuestos de acuerdo con los requisitos del contrato.</w:t>
      </w:r>
    </w:p>
    <w:p w14:paraId="12D6218A" w14:textId="03A9E50E" w:rsidR="00771780" w:rsidRPr="00D61AB5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pt-BR"/>
        </w:rPr>
      </w:pPr>
      <w:r w:rsidRPr="00D61AB5">
        <w:rPr>
          <w:rFonts w:cs="Arial"/>
          <w:sz w:val="22"/>
          <w:szCs w:val="22"/>
          <w:lang w:val="pt-BR"/>
        </w:rPr>
        <w:t>h) Listado de I/O</w:t>
      </w:r>
    </w:p>
    <w:p w14:paraId="54D440B2" w14:textId="115D467F" w:rsidR="00771780" w:rsidRPr="00D61AB5" w:rsidRDefault="00771780" w:rsidP="001A49CB">
      <w:pPr>
        <w:pStyle w:val="Normal1"/>
        <w:spacing w:before="0" w:line="240" w:lineRule="auto"/>
        <w:ind w:left="851"/>
        <w:rPr>
          <w:rFonts w:cs="Arial"/>
          <w:sz w:val="22"/>
          <w:szCs w:val="22"/>
          <w:lang w:val="pt-BR"/>
        </w:rPr>
      </w:pPr>
      <w:r w:rsidRPr="00D61AB5">
        <w:rPr>
          <w:rFonts w:cs="Arial"/>
          <w:sz w:val="22"/>
          <w:szCs w:val="22"/>
          <w:lang w:val="pt-BR"/>
        </w:rPr>
        <w:t xml:space="preserve">i)  Procedimientos FAT, </w:t>
      </w:r>
      <w:r w:rsidR="00EC28C2" w:rsidRPr="00D61AB5">
        <w:rPr>
          <w:rFonts w:cs="Arial"/>
          <w:sz w:val="22"/>
          <w:szCs w:val="22"/>
          <w:lang w:val="pt-BR"/>
        </w:rPr>
        <w:t xml:space="preserve">iFAT,  </w:t>
      </w:r>
      <w:r w:rsidRPr="00D61AB5">
        <w:rPr>
          <w:rFonts w:cs="Arial"/>
          <w:sz w:val="22"/>
          <w:szCs w:val="22"/>
          <w:lang w:val="pt-BR"/>
        </w:rPr>
        <w:t>SAT</w:t>
      </w:r>
    </w:p>
    <w:p w14:paraId="63771DD8" w14:textId="489A84BC" w:rsidR="00771780" w:rsidRPr="00A438BA" w:rsidRDefault="00771780" w:rsidP="001452C4">
      <w:pPr>
        <w:tabs>
          <w:tab w:val="left" w:pos="1245"/>
        </w:tabs>
        <w:spacing w:after="120" w:line="276" w:lineRule="auto"/>
        <w:ind w:left="709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El manual de instalación, operación y mantenimiento del fabricante se suministrará para cada tipo de equipo y sistema.</w:t>
      </w:r>
    </w:p>
    <w:p w14:paraId="60F21543" w14:textId="193C8A84" w:rsidR="00771780" w:rsidRPr="00A438BA" w:rsidRDefault="00771780" w:rsidP="006613E8">
      <w:pPr>
        <w:tabs>
          <w:tab w:val="left" w:pos="1245"/>
        </w:tabs>
        <w:spacing w:after="120" w:line="276" w:lineRule="auto"/>
        <w:ind w:left="709"/>
        <w:jc w:val="both"/>
        <w:rPr>
          <w:rFonts w:ascii="Arial" w:hAnsi="Arial" w:cs="Arial"/>
          <w:sz w:val="22"/>
          <w:szCs w:val="22"/>
        </w:rPr>
      </w:pPr>
      <w:r w:rsidRPr="00A438BA">
        <w:rPr>
          <w:rFonts w:ascii="Arial" w:hAnsi="Arial" w:cs="Arial"/>
          <w:sz w:val="22"/>
          <w:szCs w:val="22"/>
        </w:rPr>
        <w:t>La documentación deberá ser entregada en</w:t>
      </w:r>
      <w:r w:rsidR="00A73461" w:rsidRPr="00A438BA">
        <w:rPr>
          <w:rFonts w:ascii="Arial" w:hAnsi="Arial" w:cs="Arial"/>
          <w:sz w:val="22"/>
          <w:szCs w:val="22"/>
        </w:rPr>
        <w:t xml:space="preserve"> </w:t>
      </w:r>
      <w:r w:rsidRPr="00A438BA">
        <w:rPr>
          <w:rFonts w:ascii="Arial" w:hAnsi="Arial" w:cs="Arial"/>
          <w:sz w:val="22"/>
          <w:szCs w:val="22"/>
        </w:rPr>
        <w:t>un formato de documento estándar y en medio magnético. El idioma será español.</w:t>
      </w:r>
    </w:p>
    <w:p w14:paraId="003778E6" w14:textId="4FC961B5" w:rsidR="00763629" w:rsidRPr="00A438BA" w:rsidRDefault="00771780" w:rsidP="00763629">
      <w:pPr>
        <w:pStyle w:val="Ttulo2"/>
        <w:numPr>
          <w:ilvl w:val="1"/>
          <w:numId w:val="10"/>
        </w:numPr>
        <w:rPr>
          <w:smallCaps/>
          <w:sz w:val="22"/>
          <w:szCs w:val="24"/>
        </w:rPr>
      </w:pPr>
      <w:bookmarkStart w:id="81" w:name="_Toc236753844"/>
      <w:r w:rsidRPr="00A438BA">
        <w:rPr>
          <w:smallCaps/>
          <w:sz w:val="22"/>
          <w:szCs w:val="24"/>
        </w:rPr>
        <w:t>Listado de documentos a entregar</w:t>
      </w:r>
      <w:bookmarkEnd w:id="81"/>
    </w:p>
    <w:p w14:paraId="5E1EB23D" w14:textId="77777777" w:rsidR="00771780" w:rsidRPr="00A438BA" w:rsidRDefault="00771780" w:rsidP="004E1C48">
      <w:pPr>
        <w:ind w:left="284"/>
        <w:rPr>
          <w:rFonts w:ascii="Arial" w:hAnsi="Arial" w:cs="Arial"/>
          <w:b/>
          <w:bCs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Generales</w:t>
      </w:r>
    </w:p>
    <w:p w14:paraId="5AA8C8BE" w14:textId="77777777" w:rsidR="00771780" w:rsidRPr="00A438BA" w:rsidRDefault="00771780" w:rsidP="00CF313A">
      <w:pPr>
        <w:pStyle w:val="Normal1"/>
        <w:numPr>
          <w:ilvl w:val="0"/>
          <w:numId w:val="12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Listado de documentos</w:t>
      </w:r>
    </w:p>
    <w:p w14:paraId="182A0129" w14:textId="77777777" w:rsidR="00771780" w:rsidRPr="00A438BA" w:rsidRDefault="00771780" w:rsidP="00CF313A">
      <w:pPr>
        <w:pStyle w:val="Normal1"/>
        <w:numPr>
          <w:ilvl w:val="0"/>
          <w:numId w:val="12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Cronograma</w:t>
      </w:r>
    </w:p>
    <w:p w14:paraId="1E7B3719" w14:textId="77777777" w:rsidR="00771780" w:rsidRPr="00A438BA" w:rsidRDefault="00771780" w:rsidP="00CF313A">
      <w:pPr>
        <w:pStyle w:val="Normal1"/>
        <w:numPr>
          <w:ilvl w:val="0"/>
          <w:numId w:val="12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Repuestos para comisionado, puesta en marcha y dos años de operación</w:t>
      </w:r>
    </w:p>
    <w:p w14:paraId="77FD6C35" w14:textId="77777777" w:rsidR="00771780" w:rsidRPr="00A438BA" w:rsidRDefault="00771780" w:rsidP="00CF313A">
      <w:pPr>
        <w:pStyle w:val="Normal1"/>
        <w:numPr>
          <w:ilvl w:val="0"/>
          <w:numId w:val="12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Databook de Calidad</w:t>
      </w:r>
      <w:r w:rsidRPr="00A438BA">
        <w:rPr>
          <w:rFonts w:eastAsia="Calibri" w:cs="Arial"/>
          <w:sz w:val="22"/>
          <w:szCs w:val="22"/>
          <w:lang w:val="es-AR"/>
        </w:rPr>
        <w:tab/>
      </w:r>
    </w:p>
    <w:p w14:paraId="502D1AF3" w14:textId="77777777" w:rsidR="00771780" w:rsidRPr="00A438BA" w:rsidRDefault="00771780" w:rsidP="00EF63AB">
      <w:pPr>
        <w:rPr>
          <w:b/>
        </w:rPr>
      </w:pPr>
    </w:p>
    <w:p w14:paraId="2C75CEFD" w14:textId="05288576" w:rsidR="001D6DE1" w:rsidRPr="00A438BA" w:rsidRDefault="00771780" w:rsidP="00C168C3">
      <w:pPr>
        <w:ind w:left="284"/>
        <w:rPr>
          <w:rFonts w:ascii="Arial" w:hAnsi="Arial" w:cs="Arial"/>
          <w:b/>
          <w:bCs/>
          <w:sz w:val="22"/>
          <w:szCs w:val="22"/>
        </w:rPr>
      </w:pPr>
      <w:bookmarkStart w:id="82" w:name="_Hlk208395186"/>
      <w:r w:rsidRPr="00A438BA">
        <w:rPr>
          <w:rFonts w:ascii="Arial" w:hAnsi="Arial" w:cs="Arial"/>
          <w:b/>
          <w:bCs/>
          <w:sz w:val="22"/>
          <w:szCs w:val="22"/>
        </w:rPr>
        <w:t>Ingenier</w:t>
      </w:r>
      <w:r w:rsidR="00EF63AB" w:rsidRPr="00A438BA">
        <w:rPr>
          <w:rFonts w:ascii="Arial" w:hAnsi="Arial" w:cs="Arial"/>
          <w:b/>
          <w:bCs/>
          <w:sz w:val="22"/>
          <w:szCs w:val="22"/>
        </w:rPr>
        <w:t>í</w:t>
      </w:r>
      <w:r w:rsidRPr="00A438BA">
        <w:rPr>
          <w:rFonts w:ascii="Arial" w:hAnsi="Arial" w:cs="Arial"/>
          <w:b/>
          <w:bCs/>
          <w:sz w:val="22"/>
          <w:szCs w:val="22"/>
        </w:rPr>
        <w:t>a</w:t>
      </w:r>
    </w:p>
    <w:bookmarkEnd w:id="82"/>
    <w:p w14:paraId="1D3F5C02" w14:textId="77777777" w:rsidR="00C778D8" w:rsidRDefault="00C778D8" w:rsidP="00C778D8">
      <w:pPr>
        <w:pStyle w:val="Normal1"/>
        <w:spacing w:before="0" w:after="0" w:line="240" w:lineRule="auto"/>
        <w:rPr>
          <w:rFonts w:eastAsia="Calibri" w:cs="Arial"/>
          <w:sz w:val="22"/>
          <w:szCs w:val="22"/>
          <w:lang w:val="es-AR"/>
        </w:rPr>
      </w:pPr>
    </w:p>
    <w:p w14:paraId="479C61BC" w14:textId="7CE99C9C" w:rsidR="00C778D8" w:rsidRPr="00D75B26" w:rsidRDefault="00771780" w:rsidP="00176E42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trike/>
          <w:sz w:val="22"/>
          <w:szCs w:val="22"/>
          <w:lang w:val="es-AR"/>
        </w:rPr>
      </w:pPr>
      <w:r w:rsidRPr="00D75B26">
        <w:rPr>
          <w:rFonts w:eastAsia="Calibri" w:cs="Arial"/>
          <w:sz w:val="22"/>
          <w:szCs w:val="22"/>
          <w:lang w:val="es-AR"/>
        </w:rPr>
        <w:t xml:space="preserve">Topográfico de Tablero SIS </w:t>
      </w:r>
      <w:r w:rsidRPr="00D75B26">
        <w:rPr>
          <w:rFonts w:cs="Arial"/>
          <w:sz w:val="22"/>
          <w:szCs w:val="22"/>
          <w:lang w:val="es-AR"/>
        </w:rPr>
        <w:t>Marshaling FGS/ESD-</w:t>
      </w:r>
      <w:r w:rsidR="00265ACD" w:rsidRPr="00D75B26">
        <w:rPr>
          <w:rFonts w:cs="Arial"/>
          <w:sz w:val="22"/>
          <w:szCs w:val="22"/>
          <w:lang w:val="es-AR"/>
        </w:rPr>
        <w:t>MC-</w:t>
      </w:r>
      <w:r w:rsidRPr="00D75B26">
        <w:rPr>
          <w:rFonts w:cs="Arial"/>
          <w:sz w:val="22"/>
          <w:szCs w:val="22"/>
          <w:lang w:val="es-AR"/>
        </w:rPr>
        <w:t>007</w:t>
      </w:r>
      <w:r w:rsidR="00265ACD" w:rsidRPr="00D75B26">
        <w:rPr>
          <w:rFonts w:cs="Arial"/>
          <w:sz w:val="22"/>
          <w:szCs w:val="22"/>
          <w:lang w:val="es-AR"/>
        </w:rPr>
        <w:t>A</w:t>
      </w:r>
      <w:r w:rsidRPr="00D75B26">
        <w:rPr>
          <w:rFonts w:cs="Arial"/>
          <w:sz w:val="22"/>
          <w:szCs w:val="22"/>
          <w:lang w:val="es-AR"/>
        </w:rPr>
        <w:t xml:space="preserve"> (Remote Panel)</w:t>
      </w:r>
    </w:p>
    <w:p w14:paraId="3E7671E4" w14:textId="415D5E09" w:rsidR="00771780" w:rsidRPr="00D75B26" w:rsidRDefault="00771780" w:rsidP="00CF313A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D75B26">
        <w:rPr>
          <w:rFonts w:eastAsia="Calibri" w:cs="Arial"/>
          <w:sz w:val="22"/>
          <w:szCs w:val="22"/>
          <w:lang w:val="es-AR"/>
        </w:rPr>
        <w:t>Topográfico de Tablero SIS Marshaling PSS</w:t>
      </w:r>
      <w:r w:rsidR="00C778D8" w:rsidRPr="00D75B26">
        <w:rPr>
          <w:rFonts w:eastAsia="Calibri" w:cs="Arial"/>
          <w:sz w:val="22"/>
          <w:szCs w:val="22"/>
          <w:lang w:val="es-AR"/>
        </w:rPr>
        <w:t>-MC</w:t>
      </w:r>
      <w:r w:rsidRPr="00D75B26">
        <w:rPr>
          <w:rFonts w:eastAsia="Calibri" w:cs="Arial"/>
          <w:sz w:val="22"/>
          <w:szCs w:val="22"/>
          <w:lang w:val="es-AR"/>
        </w:rPr>
        <w:t>-007A (Remote Panel)</w:t>
      </w:r>
    </w:p>
    <w:p w14:paraId="60FC1C28" w14:textId="35ED634D" w:rsidR="00771780" w:rsidRPr="00D75B26" w:rsidRDefault="00771780" w:rsidP="00CF313A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D75B26">
        <w:rPr>
          <w:rFonts w:eastAsia="Calibri" w:cs="Arial"/>
          <w:sz w:val="22"/>
          <w:szCs w:val="22"/>
          <w:lang w:val="es-AR"/>
        </w:rPr>
        <w:t>Topográfico de Tablero SIS Marshaling PSS</w:t>
      </w:r>
      <w:r w:rsidR="00C778D8" w:rsidRPr="00D75B26">
        <w:rPr>
          <w:rFonts w:eastAsia="Calibri" w:cs="Arial"/>
          <w:sz w:val="22"/>
          <w:szCs w:val="22"/>
          <w:lang w:val="es-AR"/>
        </w:rPr>
        <w:t>-MC</w:t>
      </w:r>
      <w:r w:rsidRPr="00D75B26">
        <w:rPr>
          <w:rFonts w:eastAsia="Calibri" w:cs="Arial"/>
          <w:sz w:val="22"/>
          <w:szCs w:val="22"/>
          <w:lang w:val="es-AR"/>
        </w:rPr>
        <w:t>-007B (Remote Panel)</w:t>
      </w:r>
    </w:p>
    <w:p w14:paraId="68E093D4" w14:textId="2929F918" w:rsidR="00771780" w:rsidRPr="00D75B26" w:rsidRDefault="00771780" w:rsidP="00A34AE2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D75B26">
        <w:rPr>
          <w:rFonts w:eastAsia="Calibri" w:cs="Arial"/>
          <w:sz w:val="22"/>
          <w:szCs w:val="22"/>
          <w:lang w:val="es-AR"/>
        </w:rPr>
        <w:t xml:space="preserve">Diagramas de conexionado de tablero </w:t>
      </w:r>
      <w:r w:rsidRPr="00D75B26">
        <w:rPr>
          <w:rFonts w:cs="Arial"/>
          <w:sz w:val="22"/>
          <w:szCs w:val="22"/>
          <w:lang w:val="es-AR"/>
        </w:rPr>
        <w:t>Marshaling FGS/ESD-</w:t>
      </w:r>
      <w:r w:rsidR="00C778D8" w:rsidRPr="00D75B26">
        <w:rPr>
          <w:rFonts w:eastAsia="Calibri" w:cs="Arial"/>
          <w:sz w:val="22"/>
          <w:szCs w:val="22"/>
          <w:lang w:val="es-AR"/>
        </w:rPr>
        <w:t xml:space="preserve"> MC</w:t>
      </w:r>
      <w:r w:rsidR="00C778D8" w:rsidRPr="00D75B26">
        <w:rPr>
          <w:rFonts w:cs="Arial"/>
          <w:sz w:val="22"/>
          <w:szCs w:val="22"/>
          <w:lang w:val="es-AR"/>
        </w:rPr>
        <w:t>-</w:t>
      </w:r>
      <w:r w:rsidRPr="00D75B26">
        <w:rPr>
          <w:rFonts w:cs="Arial"/>
          <w:sz w:val="22"/>
          <w:szCs w:val="22"/>
          <w:lang w:val="es-AR"/>
        </w:rPr>
        <w:t>007</w:t>
      </w:r>
      <w:r w:rsidR="00265ACD" w:rsidRPr="00D75B26">
        <w:rPr>
          <w:rFonts w:cs="Arial"/>
          <w:sz w:val="22"/>
          <w:szCs w:val="22"/>
          <w:lang w:val="es-AR"/>
        </w:rPr>
        <w:t>A</w:t>
      </w:r>
      <w:r w:rsidRPr="00D75B26">
        <w:rPr>
          <w:rFonts w:cs="Arial"/>
          <w:sz w:val="22"/>
          <w:szCs w:val="22"/>
          <w:lang w:val="es-AR"/>
        </w:rPr>
        <w:t xml:space="preserve"> (Remote Panel)</w:t>
      </w:r>
    </w:p>
    <w:p w14:paraId="6C104FF6" w14:textId="4A45E143" w:rsidR="00771780" w:rsidRPr="00D75B26" w:rsidRDefault="00771780" w:rsidP="00CF313A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cs="Arial"/>
          <w:sz w:val="22"/>
          <w:szCs w:val="22"/>
          <w:lang w:val="es-AR"/>
        </w:rPr>
      </w:pPr>
      <w:r w:rsidRPr="00D75B26">
        <w:rPr>
          <w:rFonts w:eastAsia="Calibri" w:cs="Arial"/>
          <w:sz w:val="22"/>
          <w:szCs w:val="22"/>
          <w:lang w:val="es-AR"/>
        </w:rPr>
        <w:t xml:space="preserve">Diagramas de conexionado de tablero </w:t>
      </w:r>
      <w:r w:rsidRPr="00D75B26">
        <w:rPr>
          <w:rFonts w:cs="Arial"/>
          <w:sz w:val="22"/>
          <w:szCs w:val="22"/>
          <w:lang w:val="es-AR"/>
        </w:rPr>
        <w:t>Marshaling PSS-</w:t>
      </w:r>
      <w:r w:rsidR="00C778D8" w:rsidRPr="00D75B26">
        <w:rPr>
          <w:rFonts w:eastAsia="Calibri" w:cs="Arial"/>
          <w:sz w:val="22"/>
          <w:szCs w:val="22"/>
          <w:lang w:val="es-AR"/>
        </w:rPr>
        <w:t xml:space="preserve"> MC</w:t>
      </w:r>
      <w:r w:rsidR="00C778D8" w:rsidRPr="00D75B26">
        <w:rPr>
          <w:rFonts w:cs="Arial"/>
          <w:sz w:val="22"/>
          <w:szCs w:val="22"/>
          <w:lang w:val="es-AR"/>
        </w:rPr>
        <w:t>-</w:t>
      </w:r>
      <w:r w:rsidRPr="00D75B26">
        <w:rPr>
          <w:rFonts w:cs="Arial"/>
          <w:sz w:val="22"/>
          <w:szCs w:val="22"/>
          <w:lang w:val="es-AR"/>
        </w:rPr>
        <w:t>007A (Remote Panel)</w:t>
      </w:r>
    </w:p>
    <w:p w14:paraId="33FBC7B8" w14:textId="4654C78E" w:rsidR="00771780" w:rsidRPr="00D75B26" w:rsidRDefault="00771780" w:rsidP="00176E42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trike/>
          <w:sz w:val="22"/>
          <w:szCs w:val="22"/>
          <w:lang w:val="es-AR"/>
        </w:rPr>
      </w:pPr>
      <w:r w:rsidRPr="00D75B26">
        <w:rPr>
          <w:rFonts w:eastAsia="Calibri" w:cs="Arial"/>
          <w:sz w:val="22"/>
          <w:szCs w:val="22"/>
          <w:lang w:val="es-AR"/>
        </w:rPr>
        <w:t xml:space="preserve">Diagramas de conexionado de tablero </w:t>
      </w:r>
      <w:r w:rsidRPr="00D75B26">
        <w:rPr>
          <w:rFonts w:cs="Arial"/>
          <w:sz w:val="22"/>
          <w:szCs w:val="22"/>
          <w:lang w:val="es-AR"/>
        </w:rPr>
        <w:t>Marshaling PSS-</w:t>
      </w:r>
      <w:r w:rsidR="00C778D8" w:rsidRPr="00D75B26">
        <w:rPr>
          <w:rFonts w:eastAsia="Calibri" w:cs="Arial"/>
          <w:sz w:val="22"/>
          <w:szCs w:val="22"/>
          <w:lang w:val="es-AR"/>
        </w:rPr>
        <w:t xml:space="preserve"> MC</w:t>
      </w:r>
      <w:r w:rsidR="00C778D8" w:rsidRPr="00D75B26">
        <w:rPr>
          <w:rFonts w:cs="Arial"/>
          <w:sz w:val="22"/>
          <w:szCs w:val="22"/>
          <w:lang w:val="es-AR"/>
        </w:rPr>
        <w:t>-</w:t>
      </w:r>
      <w:r w:rsidRPr="00D75B26">
        <w:rPr>
          <w:rFonts w:cs="Arial"/>
          <w:sz w:val="22"/>
          <w:szCs w:val="22"/>
          <w:lang w:val="es-AR"/>
        </w:rPr>
        <w:t>007B (Remote Panel)</w:t>
      </w:r>
    </w:p>
    <w:p w14:paraId="0F61386E" w14:textId="54E15BC2" w:rsidR="004F3BCF" w:rsidRPr="00D84C5C" w:rsidRDefault="004F3BCF" w:rsidP="004F3BCF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trike/>
          <w:sz w:val="22"/>
          <w:szCs w:val="22"/>
          <w:highlight w:val="yellow"/>
          <w:lang w:val="es-AR"/>
        </w:rPr>
      </w:pPr>
      <w:r w:rsidRPr="00D84C5C">
        <w:rPr>
          <w:rFonts w:eastAsia="Calibri" w:cs="Arial"/>
          <w:sz w:val="22"/>
          <w:szCs w:val="22"/>
          <w:highlight w:val="yellow"/>
          <w:lang w:val="es-AR"/>
        </w:rPr>
        <w:t xml:space="preserve">Topográfico de Tablero SIS </w:t>
      </w:r>
      <w:r w:rsidRPr="00D84C5C">
        <w:rPr>
          <w:rFonts w:cs="Arial"/>
          <w:sz w:val="22"/>
          <w:szCs w:val="22"/>
          <w:highlight w:val="yellow"/>
          <w:lang w:val="es-AR"/>
        </w:rPr>
        <w:t>Marshaling FGS/ESD-SC-007A (Remote Panel)</w:t>
      </w:r>
    </w:p>
    <w:p w14:paraId="1FBE8EEF" w14:textId="0F926865" w:rsidR="004F3BCF" w:rsidRPr="00D84C5C" w:rsidRDefault="004F3BCF" w:rsidP="004F3BCF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highlight w:val="yellow"/>
          <w:lang w:val="es-AR"/>
        </w:rPr>
      </w:pPr>
      <w:r w:rsidRPr="00D84C5C">
        <w:rPr>
          <w:rFonts w:eastAsia="Calibri" w:cs="Arial"/>
          <w:sz w:val="22"/>
          <w:szCs w:val="22"/>
          <w:highlight w:val="yellow"/>
          <w:lang w:val="es-AR"/>
        </w:rPr>
        <w:t>Topográfico de Tablero SIS Marshaling PSS-SC-007A (Remote Panel)</w:t>
      </w:r>
    </w:p>
    <w:p w14:paraId="6C7E186D" w14:textId="4B1CB518" w:rsidR="004F3BCF" w:rsidRPr="00D84C5C" w:rsidRDefault="004F3BCF" w:rsidP="004F3BCF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highlight w:val="yellow"/>
          <w:lang w:val="es-AR"/>
        </w:rPr>
      </w:pPr>
      <w:r w:rsidRPr="00D84C5C">
        <w:rPr>
          <w:rFonts w:eastAsia="Calibri" w:cs="Arial"/>
          <w:sz w:val="22"/>
          <w:szCs w:val="22"/>
          <w:highlight w:val="yellow"/>
          <w:lang w:val="es-AR"/>
        </w:rPr>
        <w:t>Topográfico de Tablero SIS Marshaling PSS-SC-007B (Remote Panel)</w:t>
      </w:r>
    </w:p>
    <w:p w14:paraId="3C7BF0E1" w14:textId="10D6BEE0" w:rsidR="004F3BCF" w:rsidRPr="00D84C5C" w:rsidRDefault="004F3BCF" w:rsidP="004F3BCF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highlight w:val="yellow"/>
          <w:lang w:val="es-AR"/>
        </w:rPr>
      </w:pPr>
      <w:r w:rsidRPr="00D84C5C">
        <w:rPr>
          <w:rFonts w:eastAsia="Calibri" w:cs="Arial"/>
          <w:sz w:val="22"/>
          <w:szCs w:val="22"/>
          <w:highlight w:val="yellow"/>
          <w:lang w:val="es-AR"/>
        </w:rPr>
        <w:t xml:space="preserve">Diagramas de conexionado de tablero </w:t>
      </w:r>
      <w:r w:rsidRPr="00D84C5C">
        <w:rPr>
          <w:rFonts w:cs="Arial"/>
          <w:sz w:val="22"/>
          <w:szCs w:val="22"/>
          <w:highlight w:val="yellow"/>
          <w:lang w:val="es-AR"/>
        </w:rPr>
        <w:t>Marshaling FGS/ESD-</w:t>
      </w:r>
      <w:r w:rsidRPr="00D84C5C">
        <w:rPr>
          <w:rFonts w:eastAsia="Calibri" w:cs="Arial"/>
          <w:sz w:val="22"/>
          <w:szCs w:val="22"/>
          <w:highlight w:val="yellow"/>
          <w:lang w:val="es-AR"/>
        </w:rPr>
        <w:t xml:space="preserve"> SC</w:t>
      </w:r>
      <w:r w:rsidRPr="00D84C5C">
        <w:rPr>
          <w:rFonts w:cs="Arial"/>
          <w:sz w:val="22"/>
          <w:szCs w:val="22"/>
          <w:highlight w:val="yellow"/>
          <w:lang w:val="es-AR"/>
        </w:rPr>
        <w:t>-007A (Remote Panel)</w:t>
      </w:r>
    </w:p>
    <w:p w14:paraId="79D4B523" w14:textId="1162BA23" w:rsidR="004F3BCF" w:rsidRPr="00D84C5C" w:rsidRDefault="004F3BCF" w:rsidP="004F3BCF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cs="Arial"/>
          <w:sz w:val="22"/>
          <w:szCs w:val="22"/>
          <w:highlight w:val="yellow"/>
          <w:lang w:val="es-AR"/>
        </w:rPr>
      </w:pPr>
      <w:r w:rsidRPr="00D84C5C">
        <w:rPr>
          <w:rFonts w:eastAsia="Calibri" w:cs="Arial"/>
          <w:sz w:val="22"/>
          <w:szCs w:val="22"/>
          <w:highlight w:val="yellow"/>
          <w:lang w:val="es-AR"/>
        </w:rPr>
        <w:t xml:space="preserve">Diagramas de conexionado de tablero </w:t>
      </w:r>
      <w:r w:rsidRPr="00D84C5C">
        <w:rPr>
          <w:rFonts w:cs="Arial"/>
          <w:sz w:val="22"/>
          <w:szCs w:val="22"/>
          <w:highlight w:val="yellow"/>
          <w:lang w:val="es-AR"/>
        </w:rPr>
        <w:t>Marshaling PSS-</w:t>
      </w:r>
      <w:r w:rsidRPr="00D84C5C">
        <w:rPr>
          <w:rFonts w:eastAsia="Calibri" w:cs="Arial"/>
          <w:sz w:val="22"/>
          <w:szCs w:val="22"/>
          <w:highlight w:val="yellow"/>
          <w:lang w:val="es-AR"/>
        </w:rPr>
        <w:t>SC</w:t>
      </w:r>
      <w:r w:rsidRPr="00D84C5C">
        <w:rPr>
          <w:rFonts w:cs="Arial"/>
          <w:sz w:val="22"/>
          <w:szCs w:val="22"/>
          <w:highlight w:val="yellow"/>
          <w:lang w:val="es-AR"/>
        </w:rPr>
        <w:t>-007A (Remote Panel)</w:t>
      </w:r>
    </w:p>
    <w:p w14:paraId="21A29493" w14:textId="5FF7FAA4" w:rsidR="004F3BCF" w:rsidRPr="00D84C5C" w:rsidRDefault="004F3BCF" w:rsidP="004F3BCF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trike/>
          <w:sz w:val="22"/>
          <w:szCs w:val="22"/>
          <w:highlight w:val="yellow"/>
          <w:lang w:val="es-AR"/>
        </w:rPr>
      </w:pPr>
      <w:r w:rsidRPr="00D84C5C">
        <w:rPr>
          <w:rFonts w:eastAsia="Calibri" w:cs="Arial"/>
          <w:sz w:val="22"/>
          <w:szCs w:val="22"/>
          <w:highlight w:val="yellow"/>
          <w:lang w:val="es-AR"/>
        </w:rPr>
        <w:t xml:space="preserve">Diagramas de conexionado de tablero </w:t>
      </w:r>
      <w:r w:rsidRPr="00D84C5C">
        <w:rPr>
          <w:rFonts w:cs="Arial"/>
          <w:sz w:val="22"/>
          <w:szCs w:val="22"/>
          <w:highlight w:val="yellow"/>
          <w:lang w:val="es-AR"/>
        </w:rPr>
        <w:t>Marshaling PSS-</w:t>
      </w:r>
      <w:r w:rsidRPr="00D84C5C">
        <w:rPr>
          <w:rFonts w:eastAsia="Calibri" w:cs="Arial"/>
          <w:sz w:val="22"/>
          <w:szCs w:val="22"/>
          <w:highlight w:val="yellow"/>
          <w:lang w:val="es-AR"/>
        </w:rPr>
        <w:t>SC</w:t>
      </w:r>
      <w:r w:rsidRPr="00D84C5C">
        <w:rPr>
          <w:rFonts w:cs="Arial"/>
          <w:sz w:val="22"/>
          <w:szCs w:val="22"/>
          <w:highlight w:val="yellow"/>
          <w:lang w:val="es-AR"/>
        </w:rPr>
        <w:t>-007B (Remote Panel)</w:t>
      </w:r>
    </w:p>
    <w:p w14:paraId="5D29B668" w14:textId="77777777" w:rsidR="00771780" w:rsidRPr="00A438BA" w:rsidRDefault="00771780" w:rsidP="00CF313A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 xml:space="preserve">Procedimientos FAT </w:t>
      </w:r>
    </w:p>
    <w:p w14:paraId="2447A872" w14:textId="77777777" w:rsidR="00771780" w:rsidRPr="00A438BA" w:rsidRDefault="00771780" w:rsidP="00CF313A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lastRenderedPageBreak/>
        <w:t xml:space="preserve">Procedimiento SAT </w:t>
      </w:r>
    </w:p>
    <w:p w14:paraId="7FB8E693" w14:textId="004AE4B1" w:rsidR="00D026D1" w:rsidRPr="00A438BA" w:rsidRDefault="00771780" w:rsidP="00CF313A">
      <w:pPr>
        <w:pStyle w:val="Normal1"/>
        <w:numPr>
          <w:ilvl w:val="0"/>
          <w:numId w:val="13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 xml:space="preserve">Listado de asignaciones </w:t>
      </w:r>
    </w:p>
    <w:p w14:paraId="57896667" w14:textId="77777777" w:rsidR="00CF313A" w:rsidRPr="00A438BA" w:rsidRDefault="00CF313A" w:rsidP="00DE1E54">
      <w:pPr>
        <w:pStyle w:val="Normal1"/>
        <w:spacing w:before="0" w:after="0" w:line="240" w:lineRule="auto"/>
        <w:ind w:left="851"/>
        <w:rPr>
          <w:rFonts w:eastAsia="Calibri" w:cs="Arial"/>
          <w:sz w:val="22"/>
          <w:szCs w:val="22"/>
          <w:lang w:val="es-AR"/>
        </w:rPr>
      </w:pPr>
    </w:p>
    <w:p w14:paraId="3CFC605F" w14:textId="77777777" w:rsidR="00771780" w:rsidRPr="00A438BA" w:rsidRDefault="00771780" w:rsidP="00C168C3">
      <w:pPr>
        <w:ind w:left="284"/>
        <w:rPr>
          <w:rFonts w:ascii="Arial" w:hAnsi="Arial" w:cs="Arial"/>
          <w:b/>
          <w:bCs/>
          <w:sz w:val="22"/>
          <w:szCs w:val="22"/>
        </w:rPr>
      </w:pPr>
      <w:r w:rsidRPr="00A438BA">
        <w:rPr>
          <w:rFonts w:ascii="Arial" w:hAnsi="Arial" w:cs="Arial"/>
          <w:b/>
          <w:bCs/>
          <w:sz w:val="22"/>
          <w:szCs w:val="22"/>
        </w:rPr>
        <w:t>Sistema SIS (Marshalling)</w:t>
      </w:r>
    </w:p>
    <w:p w14:paraId="3909F47A" w14:textId="77777777" w:rsidR="00771780" w:rsidRPr="00A438BA" w:rsidRDefault="00771780" w:rsidP="00CF313A">
      <w:pPr>
        <w:pStyle w:val="Normal1"/>
        <w:numPr>
          <w:ilvl w:val="0"/>
          <w:numId w:val="14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Procedimiento FAT</w:t>
      </w:r>
    </w:p>
    <w:p w14:paraId="4DF4CF9A" w14:textId="77777777" w:rsidR="00771780" w:rsidRPr="00A438BA" w:rsidRDefault="00771780" w:rsidP="00CF313A">
      <w:pPr>
        <w:pStyle w:val="Normal1"/>
        <w:numPr>
          <w:ilvl w:val="0"/>
          <w:numId w:val="14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Procedimiento SAT</w:t>
      </w:r>
    </w:p>
    <w:p w14:paraId="43CD1445" w14:textId="77777777" w:rsidR="00771780" w:rsidRPr="00A438BA" w:rsidRDefault="00771780" w:rsidP="00CF313A">
      <w:pPr>
        <w:pStyle w:val="Normal1"/>
        <w:numPr>
          <w:ilvl w:val="0"/>
          <w:numId w:val="14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Diagrama de conexionado</w:t>
      </w:r>
    </w:p>
    <w:p w14:paraId="4002D549" w14:textId="2545DDEF" w:rsidR="00763BD1" w:rsidRPr="00CF08B2" w:rsidRDefault="00771780" w:rsidP="00CF08B2">
      <w:pPr>
        <w:pStyle w:val="Normal1"/>
        <w:numPr>
          <w:ilvl w:val="0"/>
          <w:numId w:val="14"/>
        </w:numPr>
        <w:spacing w:before="0" w:after="0" w:line="240" w:lineRule="auto"/>
        <w:ind w:left="851" w:firstLine="0"/>
        <w:rPr>
          <w:rFonts w:eastAsia="Calibri" w:cs="Arial"/>
          <w:sz w:val="22"/>
          <w:szCs w:val="22"/>
          <w:lang w:val="es-AR"/>
        </w:rPr>
      </w:pPr>
      <w:r w:rsidRPr="00A438BA">
        <w:rPr>
          <w:rFonts w:eastAsia="Calibri" w:cs="Arial"/>
          <w:sz w:val="22"/>
          <w:szCs w:val="22"/>
          <w:lang w:val="es-AR"/>
        </w:rPr>
        <w:t>Listado de Entradas/Salidas</w:t>
      </w:r>
    </w:p>
    <w:p w14:paraId="761F9BF2" w14:textId="77777777" w:rsidR="00771780" w:rsidRPr="00A438BA" w:rsidRDefault="00771780" w:rsidP="00771780">
      <w:pPr>
        <w:pStyle w:val="Ttulo1"/>
        <w:keepNext w:val="0"/>
        <w:tabs>
          <w:tab w:val="num" w:pos="390"/>
        </w:tabs>
        <w:spacing w:before="240"/>
        <w:ind w:left="390" w:hanging="390"/>
        <w:jc w:val="both"/>
      </w:pPr>
      <w:bookmarkStart w:id="83" w:name="_Toc433042694"/>
      <w:bookmarkStart w:id="84" w:name="_Toc236753845"/>
      <w:r w:rsidRPr="00A438BA">
        <w:rPr>
          <w:caps/>
          <w:sz w:val="22"/>
          <w:szCs w:val="24"/>
        </w:rPr>
        <w:t>Repuestos</w:t>
      </w:r>
      <w:bookmarkEnd w:id="83"/>
      <w:bookmarkEnd w:id="84"/>
    </w:p>
    <w:p w14:paraId="05B07341" w14:textId="0DB56A50" w:rsidR="00771780" w:rsidRPr="00A438BA" w:rsidRDefault="00771780" w:rsidP="00D026D1">
      <w:pPr>
        <w:pStyle w:val="Default"/>
        <w:ind w:left="567"/>
        <w:rPr>
          <w:rFonts w:cs="Arial"/>
          <w:lang w:val="es-AR"/>
        </w:rPr>
      </w:pPr>
      <w:r w:rsidRPr="00A438BA">
        <w:rPr>
          <w:rFonts w:cs="Arial"/>
          <w:lang w:val="es-AR"/>
        </w:rPr>
        <w:t xml:space="preserve">Se preverán repuestos para la puesta en marcha del sistema, como así también, </w:t>
      </w:r>
      <w:r w:rsidR="003D1D8B" w:rsidRPr="00A438BA">
        <w:rPr>
          <w:rFonts w:cs="Arial"/>
          <w:lang w:val="es-AR"/>
        </w:rPr>
        <w:t xml:space="preserve">los repuestos </w:t>
      </w:r>
      <w:r w:rsidRPr="00A438BA">
        <w:rPr>
          <w:rFonts w:cs="Arial"/>
          <w:lang w:val="es-AR"/>
        </w:rPr>
        <w:t xml:space="preserve">para dos años de operación. </w:t>
      </w:r>
    </w:p>
    <w:p w14:paraId="5D422595" w14:textId="77777777" w:rsidR="00771780" w:rsidRPr="00A438BA" w:rsidRDefault="00771780" w:rsidP="00771780">
      <w:pPr>
        <w:pStyle w:val="Ttulo1"/>
        <w:keepNext w:val="0"/>
        <w:tabs>
          <w:tab w:val="num" w:pos="390"/>
        </w:tabs>
        <w:spacing w:before="240"/>
        <w:ind w:left="390" w:hanging="390"/>
        <w:jc w:val="both"/>
        <w:rPr>
          <w:caps/>
          <w:sz w:val="22"/>
          <w:szCs w:val="24"/>
        </w:rPr>
      </w:pPr>
      <w:bookmarkStart w:id="85" w:name="_Toc433042695"/>
      <w:bookmarkStart w:id="86" w:name="_Toc236753846"/>
      <w:r w:rsidRPr="00A438BA">
        <w:rPr>
          <w:caps/>
          <w:sz w:val="22"/>
          <w:szCs w:val="24"/>
        </w:rPr>
        <w:t>Embalaje</w:t>
      </w:r>
      <w:bookmarkEnd w:id="85"/>
      <w:bookmarkEnd w:id="86"/>
    </w:p>
    <w:p w14:paraId="4DA89BF8" w14:textId="77777777" w:rsidR="00771780" w:rsidRPr="00A438BA" w:rsidRDefault="00771780" w:rsidP="00C20813">
      <w:pPr>
        <w:pStyle w:val="Normal1"/>
        <w:spacing w:line="240" w:lineRule="auto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Estarán de acuerdo con la especificación general. </w:t>
      </w:r>
    </w:p>
    <w:p w14:paraId="587466F0" w14:textId="46493861" w:rsidR="00771780" w:rsidRPr="00A438BA" w:rsidRDefault="00771780" w:rsidP="00C20813">
      <w:pPr>
        <w:pStyle w:val="Normal1"/>
        <w:spacing w:line="240" w:lineRule="auto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En términos generales: </w:t>
      </w:r>
    </w:p>
    <w:p w14:paraId="049DE9F8" w14:textId="77777777" w:rsidR="00771780" w:rsidRPr="00A438BA" w:rsidRDefault="00771780" w:rsidP="00BE4D99">
      <w:pPr>
        <w:pStyle w:val="Normal1"/>
        <w:numPr>
          <w:ilvl w:val="0"/>
          <w:numId w:val="14"/>
        </w:numPr>
        <w:spacing w:before="0" w:line="240" w:lineRule="auto"/>
        <w:ind w:left="851" w:firstLine="0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No se desmontarán partes para el transporte; los elementos interiores que pudieran aflojarse o deteriorase serán fijados con soportes provisorios. </w:t>
      </w:r>
    </w:p>
    <w:p w14:paraId="39258E55" w14:textId="77777777" w:rsidR="00771780" w:rsidRPr="00A438BA" w:rsidRDefault="00771780" w:rsidP="00BE4D99">
      <w:pPr>
        <w:pStyle w:val="Normal1"/>
        <w:numPr>
          <w:ilvl w:val="0"/>
          <w:numId w:val="8"/>
        </w:numPr>
        <w:spacing w:before="0" w:after="0" w:line="240" w:lineRule="auto"/>
        <w:ind w:left="851" w:firstLine="0"/>
        <w:rPr>
          <w:rFonts w:cs="Arial"/>
          <w:sz w:val="22"/>
          <w:szCs w:val="22"/>
          <w:lang w:val="es-AR"/>
        </w:rPr>
      </w:pPr>
      <w:r w:rsidRPr="00A438BA">
        <w:rPr>
          <w:rFonts w:cs="Arial"/>
          <w:sz w:val="22"/>
          <w:szCs w:val="22"/>
          <w:lang w:val="es-AR"/>
        </w:rPr>
        <w:t xml:space="preserve">El embalaje debe ser apto para transporte en camión y deberá tener forrado interior con cartón corrugado y exterior en cajón de madera. </w:t>
      </w:r>
    </w:p>
    <w:p w14:paraId="2B9BC5D1" w14:textId="40D693D5" w:rsidR="00045C7F" w:rsidRPr="00947012" w:rsidRDefault="00771780" w:rsidP="00BE4D99">
      <w:pPr>
        <w:pStyle w:val="Normal1"/>
        <w:numPr>
          <w:ilvl w:val="0"/>
          <w:numId w:val="8"/>
        </w:numPr>
        <w:spacing w:before="0" w:after="0" w:line="240" w:lineRule="auto"/>
        <w:ind w:left="851" w:firstLine="0"/>
        <w:rPr>
          <w:rFonts w:cs="Arial"/>
          <w:sz w:val="22"/>
          <w:szCs w:val="22"/>
        </w:rPr>
      </w:pPr>
      <w:r w:rsidRPr="00A438BA">
        <w:rPr>
          <w:rFonts w:cs="Arial"/>
          <w:sz w:val="22"/>
          <w:szCs w:val="22"/>
          <w:lang w:val="es-AR"/>
        </w:rPr>
        <w:t>Se deberán colocar rótulos, en al menos dos de sus caras, de tamaño conveniente para su fácil lectura con los</w:t>
      </w:r>
      <w:r w:rsidR="00597ACE" w:rsidRPr="00A438BA">
        <w:rPr>
          <w:rFonts w:cs="Arial"/>
          <w:sz w:val="22"/>
          <w:szCs w:val="22"/>
          <w:lang w:val="es-AR"/>
        </w:rPr>
        <w:t xml:space="preserve"> con los datos del Cliente y el destino del equipo.</w:t>
      </w:r>
    </w:p>
    <w:sectPr w:rsidR="00045C7F" w:rsidRPr="00947012" w:rsidSect="002E07DE">
      <w:headerReference w:type="default" r:id="rId13"/>
      <w:pgSz w:w="11907" w:h="16840" w:code="9"/>
      <w:pgMar w:top="567" w:right="567" w:bottom="567" w:left="1418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C17A" w14:textId="77777777" w:rsidR="00A23730" w:rsidRPr="00A438BA" w:rsidRDefault="00A23730">
      <w:r w:rsidRPr="00A438BA">
        <w:separator/>
      </w:r>
    </w:p>
  </w:endnote>
  <w:endnote w:type="continuationSeparator" w:id="0">
    <w:p w14:paraId="2241C8E7" w14:textId="77777777" w:rsidR="00A23730" w:rsidRPr="00A438BA" w:rsidRDefault="00A23730">
      <w:r w:rsidRPr="00A438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 ATT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DF5C" w14:textId="77777777" w:rsidR="00A23730" w:rsidRPr="00A438BA" w:rsidRDefault="00A23730">
      <w:r w:rsidRPr="00A438BA">
        <w:separator/>
      </w:r>
    </w:p>
  </w:footnote>
  <w:footnote w:type="continuationSeparator" w:id="0">
    <w:p w14:paraId="1280AEE0" w14:textId="77777777" w:rsidR="00A23730" w:rsidRPr="00A438BA" w:rsidRDefault="00A23730">
      <w:r w:rsidRPr="00A438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3828"/>
      <w:gridCol w:w="1134"/>
      <w:gridCol w:w="530"/>
      <w:gridCol w:w="408"/>
      <w:gridCol w:w="408"/>
      <w:gridCol w:w="408"/>
      <w:gridCol w:w="408"/>
    </w:tblGrid>
    <w:tr w:rsidR="003D4CA9" w:rsidRPr="009B2E4B" w14:paraId="553BF89E" w14:textId="77777777">
      <w:trPr>
        <w:cantSplit/>
        <w:trHeight w:val="470"/>
      </w:trPr>
      <w:tc>
        <w:tcPr>
          <w:tcW w:w="2835" w:type="dxa"/>
          <w:vMerge w:val="restart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</w:tcPr>
        <w:p w14:paraId="553BF896" w14:textId="607FEDA8" w:rsidR="003D4CA9" w:rsidRPr="00A438BA" w:rsidRDefault="00E255B4">
          <w:pPr>
            <w:spacing w:before="360"/>
            <w:ind w:left="144"/>
            <w:jc w:val="center"/>
            <w:rPr>
              <w:b/>
              <w:sz w:val="16"/>
            </w:rPr>
          </w:pPr>
          <w:r w:rsidRPr="00A438BA">
            <w:rPr>
              <w:b/>
              <w:noProof/>
              <w:sz w:val="16"/>
              <w:lang w:eastAsia="es-AR"/>
            </w:rPr>
            <w:drawing>
              <wp:inline distT="0" distB="0" distL="0" distR="0" wp14:anchorId="553BF8B1" wp14:editId="61E670BD">
                <wp:extent cx="1503045" cy="535940"/>
                <wp:effectExtent l="0" t="0" r="0" b="0"/>
                <wp:docPr id="4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3045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8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</w:tcPr>
        <w:p w14:paraId="13BE67A0" w14:textId="77777777" w:rsidR="0091146B" w:rsidRPr="00A438BA" w:rsidRDefault="0091146B" w:rsidP="0091146B">
          <w:pPr>
            <w:jc w:val="center"/>
            <w:rPr>
              <w:rFonts w:ascii="Arial" w:hAnsi="Arial"/>
              <w:b/>
              <w:sz w:val="28"/>
            </w:rPr>
          </w:pPr>
        </w:p>
        <w:p w14:paraId="553BF89B" w14:textId="00AB7F07" w:rsidR="003D4CA9" w:rsidRPr="00A438BA" w:rsidRDefault="00514A0F" w:rsidP="0091146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A438BA">
            <w:rPr>
              <w:rFonts w:ascii="Arial" w:hAnsi="Arial"/>
              <w:b/>
              <w:sz w:val="28"/>
            </w:rPr>
            <w:t>ESPECIFICACIÓN TÉCNICA SISTEMA DE SEGURIDAD SIS</w:t>
          </w:r>
        </w:p>
      </w:tc>
      <w:tc>
        <w:tcPr>
          <w:tcW w:w="3296" w:type="dxa"/>
          <w:gridSpan w:val="6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3BF89C" w14:textId="77777777" w:rsidR="003D4CA9" w:rsidRPr="00D61AB5" w:rsidRDefault="003D4CA9">
          <w:pPr>
            <w:tabs>
              <w:tab w:val="left" w:pos="749"/>
            </w:tabs>
            <w:spacing w:before="120"/>
            <w:jc w:val="both"/>
            <w:rPr>
              <w:rFonts w:ascii="Arial" w:hAnsi="Arial"/>
              <w:sz w:val="18"/>
              <w:lang w:val="pt-BR"/>
            </w:rPr>
          </w:pPr>
          <w:r w:rsidRPr="00D61AB5">
            <w:rPr>
              <w:rFonts w:ascii="Arial" w:hAnsi="Arial"/>
              <w:sz w:val="18"/>
              <w:lang w:val="pt-BR"/>
            </w:rPr>
            <w:t>DOCUMENT</w:t>
          </w:r>
          <w:r w:rsidR="00991316" w:rsidRPr="00D61AB5">
            <w:rPr>
              <w:rFonts w:ascii="Arial" w:hAnsi="Arial"/>
              <w:sz w:val="18"/>
              <w:lang w:val="pt-BR"/>
            </w:rPr>
            <w:t>O</w:t>
          </w:r>
          <w:r w:rsidRPr="00D61AB5">
            <w:rPr>
              <w:rFonts w:ascii="Arial" w:hAnsi="Arial"/>
              <w:sz w:val="18"/>
              <w:lang w:val="pt-BR"/>
            </w:rPr>
            <w:t xml:space="preserve"> No.:</w:t>
          </w:r>
        </w:p>
        <w:p w14:paraId="553BF89D" w14:textId="00F2D0F1" w:rsidR="0091146B" w:rsidRPr="00D61AB5" w:rsidRDefault="0091146B" w:rsidP="0091146B">
          <w:pPr>
            <w:pStyle w:val="Piedepgina"/>
            <w:tabs>
              <w:tab w:val="left" w:pos="749"/>
            </w:tabs>
            <w:spacing w:before="120"/>
            <w:jc w:val="center"/>
            <w:rPr>
              <w:rFonts w:ascii="Arial" w:hAnsi="Arial"/>
              <w:b/>
              <w:sz w:val="24"/>
              <w:szCs w:val="24"/>
              <w:lang w:val="pt-BR"/>
            </w:rPr>
          </w:pPr>
          <w:r w:rsidRPr="00D61AB5">
            <w:rPr>
              <w:rFonts w:ascii="Arial" w:hAnsi="Arial"/>
              <w:b/>
              <w:sz w:val="24"/>
              <w:szCs w:val="24"/>
              <w:lang w:val="pt-BR"/>
            </w:rPr>
            <w:t>ACAL-00102-ET-K-000</w:t>
          </w:r>
          <w:r w:rsidR="00514A0F" w:rsidRPr="00D61AB5">
            <w:rPr>
              <w:rFonts w:ascii="Arial" w:hAnsi="Arial"/>
              <w:b/>
              <w:sz w:val="24"/>
              <w:szCs w:val="24"/>
              <w:lang w:val="pt-BR"/>
            </w:rPr>
            <w:t>2</w:t>
          </w:r>
        </w:p>
      </w:tc>
    </w:tr>
    <w:tr w:rsidR="00E36FD5" w:rsidRPr="00A438BA" w14:paraId="553BF8A7" w14:textId="77777777" w:rsidTr="00244322">
      <w:trPr>
        <w:cantSplit/>
        <w:trHeight w:val="400"/>
      </w:trPr>
      <w:tc>
        <w:tcPr>
          <w:tcW w:w="2835" w:type="dxa"/>
          <w:vMerge/>
          <w:tcBorders>
            <w:top w:val="nil"/>
            <w:left w:val="single" w:sz="12" w:space="0" w:color="auto"/>
            <w:bottom w:val="single" w:sz="6" w:space="0" w:color="auto"/>
          </w:tcBorders>
        </w:tcPr>
        <w:p w14:paraId="553BF89F" w14:textId="77777777" w:rsidR="00E36FD5" w:rsidRPr="00D61AB5" w:rsidRDefault="00E36FD5">
          <w:pPr>
            <w:spacing w:before="360"/>
            <w:jc w:val="center"/>
            <w:rPr>
              <w:b/>
              <w:sz w:val="16"/>
              <w:lang w:val="pt-BR"/>
            </w:rPr>
          </w:pPr>
        </w:p>
      </w:tc>
      <w:tc>
        <w:tcPr>
          <w:tcW w:w="3828" w:type="dxa"/>
          <w:vMerge/>
          <w:tcBorders>
            <w:top w:val="nil"/>
            <w:left w:val="single" w:sz="12" w:space="0" w:color="auto"/>
            <w:bottom w:val="nil"/>
          </w:tcBorders>
        </w:tcPr>
        <w:p w14:paraId="553BF8A0" w14:textId="77777777" w:rsidR="00E36FD5" w:rsidRPr="00D61AB5" w:rsidRDefault="00E36FD5">
          <w:pPr>
            <w:spacing w:before="240"/>
            <w:rPr>
              <w:rFonts w:ascii="Arial" w:hAnsi="Arial"/>
              <w:lang w:val="pt-BR"/>
            </w:rPr>
          </w:pPr>
        </w:p>
      </w:tc>
      <w:tc>
        <w:tcPr>
          <w:tcW w:w="113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</w:tcPr>
        <w:p w14:paraId="553BF8A1" w14:textId="77777777" w:rsidR="00E36FD5" w:rsidRPr="00A438BA" w:rsidRDefault="00E36FD5">
          <w:pPr>
            <w:tabs>
              <w:tab w:val="left" w:pos="749"/>
            </w:tabs>
            <w:spacing w:before="100" w:after="100"/>
            <w:rPr>
              <w:rFonts w:ascii="Arial" w:hAnsi="Arial"/>
              <w:sz w:val="18"/>
            </w:rPr>
          </w:pPr>
          <w:r w:rsidRPr="00A438BA">
            <w:rPr>
              <w:rFonts w:ascii="Arial" w:hAnsi="Arial"/>
              <w:sz w:val="18"/>
            </w:rPr>
            <w:t>REVISION</w:t>
          </w:r>
        </w:p>
      </w:tc>
      <w:tc>
        <w:tcPr>
          <w:tcW w:w="530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  <w:tr2bl w:val="single" w:sz="4" w:space="0" w:color="auto"/>
          </w:tcBorders>
        </w:tcPr>
        <w:p w14:paraId="553BF8A2" w14:textId="791EBB89" w:rsidR="00E36FD5" w:rsidRPr="00A438BA" w:rsidRDefault="002575F3">
          <w:pPr>
            <w:tabs>
              <w:tab w:val="left" w:pos="749"/>
            </w:tabs>
            <w:spacing w:before="100" w:after="100"/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</w:t>
          </w:r>
        </w:p>
      </w:tc>
      <w:tc>
        <w:tcPr>
          <w:tcW w:w="40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  <w:tr2bl w:val="single" w:sz="4" w:space="0" w:color="auto"/>
          </w:tcBorders>
        </w:tcPr>
        <w:p w14:paraId="553BF8A3" w14:textId="590D9760" w:rsidR="00E36FD5" w:rsidRPr="00A438BA" w:rsidRDefault="002575F3">
          <w:pPr>
            <w:tabs>
              <w:tab w:val="left" w:pos="749"/>
            </w:tabs>
            <w:spacing w:before="100" w:after="100"/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B</w:t>
          </w:r>
        </w:p>
      </w:tc>
      <w:tc>
        <w:tcPr>
          <w:tcW w:w="40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  <w:tr2bl w:val="single" w:sz="4" w:space="0" w:color="auto"/>
          </w:tcBorders>
        </w:tcPr>
        <w:p w14:paraId="553BF8A4" w14:textId="55A1AEE6" w:rsidR="00E36FD5" w:rsidRPr="00A438BA" w:rsidRDefault="002575F3">
          <w:pPr>
            <w:tabs>
              <w:tab w:val="left" w:pos="749"/>
            </w:tabs>
            <w:spacing w:before="100" w:after="100"/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0</w:t>
          </w:r>
        </w:p>
      </w:tc>
      <w:tc>
        <w:tcPr>
          <w:tcW w:w="40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553BF8A5" w14:textId="65680EE2" w:rsidR="00E36FD5" w:rsidRPr="00A438BA" w:rsidRDefault="00244322">
          <w:pPr>
            <w:tabs>
              <w:tab w:val="left" w:pos="749"/>
            </w:tabs>
            <w:spacing w:before="100" w:after="100"/>
            <w:jc w:val="cen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1</w:t>
          </w:r>
        </w:p>
      </w:tc>
      <w:tc>
        <w:tcPr>
          <w:tcW w:w="40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553BF8A6" w14:textId="77777777" w:rsidR="00E36FD5" w:rsidRPr="00A438BA" w:rsidRDefault="00E36FD5">
          <w:pPr>
            <w:tabs>
              <w:tab w:val="left" w:pos="749"/>
            </w:tabs>
            <w:spacing w:before="100" w:after="100"/>
            <w:jc w:val="center"/>
            <w:rPr>
              <w:rFonts w:ascii="Arial" w:hAnsi="Arial"/>
              <w:b/>
              <w:sz w:val="18"/>
            </w:rPr>
          </w:pPr>
        </w:p>
      </w:tc>
    </w:tr>
    <w:tr w:rsidR="003D4CA9" w:rsidRPr="00A438BA" w14:paraId="553BF8AB" w14:textId="77777777">
      <w:trPr>
        <w:cantSplit/>
        <w:trHeight w:hRule="exact" w:val="400"/>
      </w:trPr>
      <w:tc>
        <w:tcPr>
          <w:tcW w:w="2835" w:type="dxa"/>
          <w:vMerge/>
          <w:tcBorders>
            <w:top w:val="nil"/>
            <w:left w:val="single" w:sz="12" w:space="0" w:color="auto"/>
            <w:bottom w:val="single" w:sz="12" w:space="0" w:color="auto"/>
          </w:tcBorders>
        </w:tcPr>
        <w:p w14:paraId="553BF8A8" w14:textId="77777777" w:rsidR="003D4CA9" w:rsidRPr="00A438BA" w:rsidRDefault="003D4CA9">
          <w:pPr>
            <w:spacing w:before="360"/>
            <w:jc w:val="center"/>
            <w:rPr>
              <w:b/>
              <w:sz w:val="16"/>
            </w:rPr>
          </w:pPr>
        </w:p>
      </w:tc>
      <w:tc>
        <w:tcPr>
          <w:tcW w:w="3828" w:type="dxa"/>
          <w:vMerge/>
          <w:tcBorders>
            <w:top w:val="nil"/>
            <w:left w:val="single" w:sz="12" w:space="0" w:color="auto"/>
            <w:bottom w:val="single" w:sz="12" w:space="0" w:color="auto"/>
          </w:tcBorders>
        </w:tcPr>
        <w:p w14:paraId="553BF8A9" w14:textId="77777777" w:rsidR="003D4CA9" w:rsidRPr="00A438BA" w:rsidRDefault="003D4CA9">
          <w:pPr>
            <w:spacing w:before="240"/>
            <w:rPr>
              <w:rFonts w:ascii="Arial" w:hAnsi="Arial"/>
            </w:rPr>
          </w:pPr>
        </w:p>
      </w:tc>
      <w:tc>
        <w:tcPr>
          <w:tcW w:w="3296" w:type="dxa"/>
          <w:gridSpan w:val="6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53BF8AA" w14:textId="77777777" w:rsidR="003D4CA9" w:rsidRPr="00A438BA" w:rsidRDefault="00F057DE">
          <w:pPr>
            <w:tabs>
              <w:tab w:val="left" w:pos="749"/>
            </w:tabs>
            <w:spacing w:before="120"/>
            <w:jc w:val="center"/>
            <w:rPr>
              <w:rFonts w:ascii="Arial" w:hAnsi="Arial"/>
              <w:sz w:val="18"/>
            </w:rPr>
          </w:pPr>
          <w:r w:rsidRPr="00A438BA">
            <w:rPr>
              <w:rStyle w:val="Nmerodepgina"/>
              <w:rFonts w:ascii="Arial" w:hAnsi="Arial"/>
              <w:sz w:val="18"/>
            </w:rPr>
            <w:t>Pag</w:t>
          </w:r>
          <w:r w:rsidR="00991316" w:rsidRPr="00A438BA">
            <w:rPr>
              <w:rStyle w:val="Nmerodepgina"/>
              <w:rFonts w:ascii="Arial" w:hAnsi="Arial"/>
              <w:sz w:val="18"/>
            </w:rPr>
            <w:t>.</w:t>
          </w:r>
          <w:r w:rsidR="003D4CA9" w:rsidRPr="00A438BA">
            <w:rPr>
              <w:rStyle w:val="Nmerodepgina"/>
              <w:rFonts w:ascii="Arial" w:hAnsi="Arial"/>
              <w:sz w:val="18"/>
            </w:rPr>
            <w:t xml:space="preserve">:   </w:t>
          </w:r>
          <w:r w:rsidR="003D4CA9" w:rsidRPr="00A438BA">
            <w:rPr>
              <w:rFonts w:ascii="Arial" w:hAnsi="Arial" w:cs="Arial"/>
              <w:sz w:val="18"/>
              <w:szCs w:val="18"/>
            </w:rPr>
            <w:t xml:space="preserve"> </w:t>
          </w:r>
          <w:r w:rsidR="00C619A3" w:rsidRPr="00A438BA">
            <w:rPr>
              <w:rFonts w:ascii="Arial" w:hAnsi="Arial" w:cs="Arial"/>
              <w:sz w:val="18"/>
              <w:szCs w:val="18"/>
            </w:rPr>
            <w:fldChar w:fldCharType="begin"/>
          </w:r>
          <w:r w:rsidR="003D4CA9" w:rsidRPr="00A438BA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="00C619A3" w:rsidRPr="00A438BA">
            <w:rPr>
              <w:rFonts w:ascii="Arial" w:hAnsi="Arial" w:cs="Arial"/>
              <w:sz w:val="18"/>
              <w:szCs w:val="18"/>
            </w:rPr>
            <w:fldChar w:fldCharType="separate"/>
          </w:r>
          <w:r w:rsidR="00894EF2" w:rsidRPr="00A438BA">
            <w:rPr>
              <w:rFonts w:ascii="Arial" w:hAnsi="Arial" w:cs="Arial"/>
              <w:sz w:val="18"/>
              <w:szCs w:val="18"/>
            </w:rPr>
            <w:t>2</w:t>
          </w:r>
          <w:r w:rsidR="00C619A3" w:rsidRPr="00A438BA">
            <w:rPr>
              <w:rFonts w:ascii="Arial" w:hAnsi="Arial" w:cs="Arial"/>
              <w:sz w:val="18"/>
              <w:szCs w:val="18"/>
            </w:rPr>
            <w:fldChar w:fldCharType="end"/>
          </w:r>
          <w:r w:rsidRPr="00A438BA">
            <w:rPr>
              <w:rFonts w:ascii="Arial" w:hAnsi="Arial" w:cs="Arial"/>
              <w:sz w:val="18"/>
              <w:szCs w:val="18"/>
            </w:rPr>
            <w:t xml:space="preserve">    </w:t>
          </w:r>
          <w:r w:rsidR="00991316" w:rsidRPr="00A438BA">
            <w:rPr>
              <w:rFonts w:ascii="Arial" w:hAnsi="Arial" w:cs="Arial"/>
              <w:sz w:val="18"/>
              <w:szCs w:val="18"/>
            </w:rPr>
            <w:t>de</w:t>
          </w:r>
          <w:r w:rsidR="003D4CA9" w:rsidRPr="00A438BA">
            <w:rPr>
              <w:rFonts w:ascii="Arial" w:hAnsi="Arial" w:cs="Arial"/>
              <w:sz w:val="18"/>
              <w:szCs w:val="18"/>
            </w:rPr>
            <w:t xml:space="preserve">    </w:t>
          </w:r>
          <w:r w:rsidR="00C619A3" w:rsidRPr="00A438BA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="004F535A" w:rsidRPr="00A438BA">
            <w:rPr>
              <w:rStyle w:val="Nmerodepgina"/>
              <w:rFonts w:ascii="Arial" w:hAnsi="Arial" w:cs="Arial"/>
              <w:sz w:val="18"/>
              <w:szCs w:val="18"/>
            </w:rPr>
            <w:instrText xml:space="preserve"> NUMPAGES </w:instrText>
          </w:r>
          <w:r w:rsidR="00C619A3" w:rsidRPr="00A438BA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894EF2" w:rsidRPr="00A438BA">
            <w:rPr>
              <w:rStyle w:val="Nmerodepgina"/>
              <w:rFonts w:ascii="Arial" w:hAnsi="Arial" w:cs="Arial"/>
              <w:sz w:val="18"/>
              <w:szCs w:val="18"/>
            </w:rPr>
            <w:t>2</w:t>
          </w:r>
          <w:r w:rsidR="00C619A3" w:rsidRPr="00A438BA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553BF8AC" w14:textId="77777777" w:rsidR="003D4CA9" w:rsidRPr="00A438BA" w:rsidRDefault="003D4CA9">
    <w:pPr>
      <w:pStyle w:val="Encabezado"/>
      <w:tabs>
        <w:tab w:val="left" w:pos="25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D2"/>
    <w:multiLevelType w:val="hybridMultilevel"/>
    <w:tmpl w:val="73AAA98C"/>
    <w:lvl w:ilvl="0" w:tplc="2C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" w15:restartNumberingAfterBreak="0">
    <w:nsid w:val="10D574E7"/>
    <w:multiLevelType w:val="hybridMultilevel"/>
    <w:tmpl w:val="65B8B01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CE1484"/>
    <w:multiLevelType w:val="multilevel"/>
    <w:tmpl w:val="814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45140"/>
    <w:multiLevelType w:val="multilevel"/>
    <w:tmpl w:val="75D6F54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F0C4E75"/>
    <w:multiLevelType w:val="hybridMultilevel"/>
    <w:tmpl w:val="8AC67692"/>
    <w:lvl w:ilvl="0" w:tplc="5EE28088">
      <w:start w:val="1"/>
      <w:numFmt w:val="lowerLetter"/>
      <w:pStyle w:val="Listaalfabetica"/>
      <w:lvlText w:val="%1."/>
      <w:lvlJc w:val="left"/>
      <w:pPr>
        <w:ind w:left="1457" w:hanging="360"/>
      </w:pPr>
    </w:lvl>
    <w:lvl w:ilvl="1" w:tplc="2C0A0019" w:tentative="1">
      <w:start w:val="1"/>
      <w:numFmt w:val="lowerLetter"/>
      <w:lvlText w:val="%2."/>
      <w:lvlJc w:val="left"/>
      <w:pPr>
        <w:ind w:left="2177" w:hanging="360"/>
      </w:pPr>
    </w:lvl>
    <w:lvl w:ilvl="2" w:tplc="2C0A001B" w:tentative="1">
      <w:start w:val="1"/>
      <w:numFmt w:val="lowerRoman"/>
      <w:lvlText w:val="%3."/>
      <w:lvlJc w:val="right"/>
      <w:pPr>
        <w:ind w:left="2897" w:hanging="180"/>
      </w:pPr>
    </w:lvl>
    <w:lvl w:ilvl="3" w:tplc="2C0A000F" w:tentative="1">
      <w:start w:val="1"/>
      <w:numFmt w:val="decimal"/>
      <w:lvlText w:val="%4."/>
      <w:lvlJc w:val="left"/>
      <w:pPr>
        <w:ind w:left="3617" w:hanging="360"/>
      </w:pPr>
    </w:lvl>
    <w:lvl w:ilvl="4" w:tplc="2C0A0019" w:tentative="1">
      <w:start w:val="1"/>
      <w:numFmt w:val="lowerLetter"/>
      <w:lvlText w:val="%5."/>
      <w:lvlJc w:val="left"/>
      <w:pPr>
        <w:ind w:left="4337" w:hanging="360"/>
      </w:pPr>
    </w:lvl>
    <w:lvl w:ilvl="5" w:tplc="2C0A001B" w:tentative="1">
      <w:start w:val="1"/>
      <w:numFmt w:val="lowerRoman"/>
      <w:lvlText w:val="%6."/>
      <w:lvlJc w:val="right"/>
      <w:pPr>
        <w:ind w:left="5057" w:hanging="180"/>
      </w:pPr>
    </w:lvl>
    <w:lvl w:ilvl="6" w:tplc="2C0A000F" w:tentative="1">
      <w:start w:val="1"/>
      <w:numFmt w:val="decimal"/>
      <w:lvlText w:val="%7."/>
      <w:lvlJc w:val="left"/>
      <w:pPr>
        <w:ind w:left="5777" w:hanging="360"/>
      </w:pPr>
    </w:lvl>
    <w:lvl w:ilvl="7" w:tplc="2C0A0019" w:tentative="1">
      <w:start w:val="1"/>
      <w:numFmt w:val="lowerLetter"/>
      <w:lvlText w:val="%8."/>
      <w:lvlJc w:val="left"/>
      <w:pPr>
        <w:ind w:left="6497" w:hanging="360"/>
      </w:pPr>
    </w:lvl>
    <w:lvl w:ilvl="8" w:tplc="2C0A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5" w15:restartNumberingAfterBreak="0">
    <w:nsid w:val="2279356C"/>
    <w:multiLevelType w:val="hybridMultilevel"/>
    <w:tmpl w:val="19309B70"/>
    <w:lvl w:ilvl="0" w:tplc="431A943C">
      <w:start w:val="1"/>
      <w:numFmt w:val="bullet"/>
      <w:pStyle w:val="Texto2Vietas"/>
      <w:lvlText w:val="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38"/>
        </w:tabs>
        <w:ind w:left="243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158"/>
        </w:tabs>
        <w:ind w:left="3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878"/>
        </w:tabs>
        <w:ind w:left="3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598"/>
        </w:tabs>
        <w:ind w:left="459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18"/>
        </w:tabs>
        <w:ind w:left="5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38"/>
        </w:tabs>
        <w:ind w:left="6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758"/>
        </w:tabs>
        <w:ind w:left="675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478"/>
        </w:tabs>
        <w:ind w:left="7478" w:hanging="360"/>
      </w:pPr>
      <w:rPr>
        <w:rFonts w:ascii="Wingdings" w:hAnsi="Wingdings" w:hint="default"/>
      </w:rPr>
    </w:lvl>
  </w:abstractNum>
  <w:abstractNum w:abstractNumId="6" w15:restartNumberingAfterBreak="0">
    <w:nsid w:val="27C86F91"/>
    <w:multiLevelType w:val="multilevel"/>
    <w:tmpl w:val="CD9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F15616"/>
    <w:multiLevelType w:val="hybridMultilevel"/>
    <w:tmpl w:val="3B00EA10"/>
    <w:lvl w:ilvl="0" w:tplc="04429D68">
      <w:start w:val="1"/>
      <w:numFmt w:val="bullet"/>
      <w:pStyle w:val="Vietas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29A272D8"/>
    <w:multiLevelType w:val="multilevel"/>
    <w:tmpl w:val="0F5A6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E6734"/>
    <w:multiLevelType w:val="hybridMultilevel"/>
    <w:tmpl w:val="17D6CE6E"/>
    <w:lvl w:ilvl="0" w:tplc="E3666868">
      <w:start w:val="14"/>
      <w:numFmt w:val="decimal"/>
      <w:lvlText w:val="%1-"/>
      <w:lvlJc w:val="left"/>
      <w:pPr>
        <w:tabs>
          <w:tab w:val="num" w:pos="705"/>
        </w:tabs>
        <w:ind w:left="705" w:hanging="645"/>
      </w:pPr>
      <w:rPr>
        <w:rFonts w:hint="default"/>
      </w:rPr>
    </w:lvl>
    <w:lvl w:ilvl="1" w:tplc="12405D8E">
      <w:start w:val="1"/>
      <w:numFmt w:val="bullet"/>
      <w:lvlText w:val=""/>
      <w:lvlJc w:val="left"/>
      <w:pPr>
        <w:tabs>
          <w:tab w:val="num" w:pos="1140"/>
        </w:tabs>
        <w:ind w:left="1120" w:hanging="340"/>
      </w:pPr>
      <w:rPr>
        <w:rFonts w:ascii="Symbol" w:hAnsi="Symbol" w:hint="default"/>
      </w:rPr>
    </w:lvl>
    <w:lvl w:ilvl="2" w:tplc="0C0A001B">
      <w:start w:val="1"/>
      <w:numFmt w:val="lowerRoman"/>
      <w:pStyle w:val="Ttulo3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0" w15:restartNumberingAfterBreak="0">
    <w:nsid w:val="36E07308"/>
    <w:multiLevelType w:val="hybridMultilevel"/>
    <w:tmpl w:val="61A8DDA6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D71C0788">
      <w:start w:val="1756"/>
      <w:numFmt w:val="bullet"/>
      <w:lvlText w:val="•"/>
      <w:lvlJc w:val="left"/>
      <w:pPr>
        <w:ind w:left="1830" w:hanging="360"/>
      </w:pPr>
      <w:rPr>
        <w:rFonts w:ascii="Arial" w:eastAsia="Times New Roman" w:hAnsi="Arial" w:cs="Arial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1" w15:restartNumberingAfterBreak="0">
    <w:nsid w:val="3A871816"/>
    <w:multiLevelType w:val="multilevel"/>
    <w:tmpl w:val="57B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057EAA"/>
    <w:multiLevelType w:val="multilevel"/>
    <w:tmpl w:val="33DA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B8661A"/>
    <w:multiLevelType w:val="hybridMultilevel"/>
    <w:tmpl w:val="78DAB0D2"/>
    <w:lvl w:ilvl="0" w:tplc="2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53A358C3"/>
    <w:multiLevelType w:val="hybridMultilevel"/>
    <w:tmpl w:val="DA0C8AAE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5544C6A"/>
    <w:multiLevelType w:val="hybridMultilevel"/>
    <w:tmpl w:val="38A477BA"/>
    <w:lvl w:ilvl="0" w:tplc="2C0A0001">
      <w:start w:val="1"/>
      <w:numFmt w:val="bullet"/>
      <w:lvlText w:val=""/>
      <w:lvlJc w:val="left"/>
      <w:pPr>
        <w:ind w:left="111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abstractNum w:abstractNumId="16" w15:restartNumberingAfterBreak="0">
    <w:nsid w:val="55670DDA"/>
    <w:multiLevelType w:val="hybridMultilevel"/>
    <w:tmpl w:val="1A2A1BFC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78E1E95"/>
    <w:multiLevelType w:val="hybridMultilevel"/>
    <w:tmpl w:val="A484F788"/>
    <w:lvl w:ilvl="0" w:tplc="AFA6DE4A">
      <w:start w:val="1"/>
      <w:numFmt w:val="decimal"/>
      <w:pStyle w:val="Estilo1"/>
      <w:lvlText w:val="%1."/>
      <w:lvlJc w:val="left"/>
      <w:pPr>
        <w:ind w:left="1457" w:hanging="360"/>
      </w:pPr>
    </w:lvl>
    <w:lvl w:ilvl="1" w:tplc="2C0A0019" w:tentative="1">
      <w:start w:val="1"/>
      <w:numFmt w:val="lowerLetter"/>
      <w:lvlText w:val="%2."/>
      <w:lvlJc w:val="left"/>
      <w:pPr>
        <w:ind w:left="2177" w:hanging="360"/>
      </w:pPr>
    </w:lvl>
    <w:lvl w:ilvl="2" w:tplc="2C0A001B" w:tentative="1">
      <w:start w:val="1"/>
      <w:numFmt w:val="lowerRoman"/>
      <w:lvlText w:val="%3."/>
      <w:lvlJc w:val="right"/>
      <w:pPr>
        <w:ind w:left="2897" w:hanging="180"/>
      </w:pPr>
    </w:lvl>
    <w:lvl w:ilvl="3" w:tplc="2C0A000F" w:tentative="1">
      <w:start w:val="1"/>
      <w:numFmt w:val="decimal"/>
      <w:lvlText w:val="%4."/>
      <w:lvlJc w:val="left"/>
      <w:pPr>
        <w:ind w:left="3617" w:hanging="360"/>
      </w:pPr>
    </w:lvl>
    <w:lvl w:ilvl="4" w:tplc="2C0A0019" w:tentative="1">
      <w:start w:val="1"/>
      <w:numFmt w:val="lowerLetter"/>
      <w:lvlText w:val="%5."/>
      <w:lvlJc w:val="left"/>
      <w:pPr>
        <w:ind w:left="4337" w:hanging="360"/>
      </w:pPr>
    </w:lvl>
    <w:lvl w:ilvl="5" w:tplc="2C0A001B" w:tentative="1">
      <w:start w:val="1"/>
      <w:numFmt w:val="lowerRoman"/>
      <w:lvlText w:val="%6."/>
      <w:lvlJc w:val="right"/>
      <w:pPr>
        <w:ind w:left="5057" w:hanging="180"/>
      </w:pPr>
    </w:lvl>
    <w:lvl w:ilvl="6" w:tplc="2C0A000F" w:tentative="1">
      <w:start w:val="1"/>
      <w:numFmt w:val="decimal"/>
      <w:lvlText w:val="%7."/>
      <w:lvlJc w:val="left"/>
      <w:pPr>
        <w:ind w:left="5777" w:hanging="360"/>
      </w:pPr>
    </w:lvl>
    <w:lvl w:ilvl="7" w:tplc="2C0A0019" w:tentative="1">
      <w:start w:val="1"/>
      <w:numFmt w:val="lowerLetter"/>
      <w:lvlText w:val="%8."/>
      <w:lvlJc w:val="left"/>
      <w:pPr>
        <w:ind w:left="6497" w:hanging="360"/>
      </w:pPr>
    </w:lvl>
    <w:lvl w:ilvl="8" w:tplc="2C0A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8" w15:restartNumberingAfterBreak="0">
    <w:nsid w:val="5DAE35E8"/>
    <w:multiLevelType w:val="hybridMultilevel"/>
    <w:tmpl w:val="ACF6FA14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968006F"/>
    <w:multiLevelType w:val="hybridMultilevel"/>
    <w:tmpl w:val="B184CB9E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C1405C1"/>
    <w:multiLevelType w:val="multilevel"/>
    <w:tmpl w:val="6B3087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  <w:sz w:val="22"/>
      </w:rPr>
    </w:lvl>
    <w:lvl w:ilvl="2">
      <w:start w:val="1"/>
      <w:numFmt w:val="decimal"/>
      <w:pStyle w:val="Ttulo30"/>
      <w:lvlText w:val="%1.%2.%3"/>
      <w:lvlJc w:val="left"/>
      <w:pPr>
        <w:ind w:left="720" w:hanging="720"/>
      </w:pPr>
      <w:rPr>
        <w:b/>
        <w:bCs/>
        <w:sz w:val="22"/>
        <w:szCs w:val="22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E922883"/>
    <w:multiLevelType w:val="hybridMultilevel"/>
    <w:tmpl w:val="B89A8A1C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710F1F8F"/>
    <w:multiLevelType w:val="hybridMultilevel"/>
    <w:tmpl w:val="37B44EB0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83857D8"/>
    <w:multiLevelType w:val="hybridMultilevel"/>
    <w:tmpl w:val="B8D6872E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71631480">
    <w:abstractNumId w:val="5"/>
  </w:num>
  <w:num w:numId="2" w16cid:durableId="1986086044">
    <w:abstractNumId w:val="9"/>
  </w:num>
  <w:num w:numId="3" w16cid:durableId="779229352">
    <w:abstractNumId w:val="7"/>
  </w:num>
  <w:num w:numId="4" w16cid:durableId="845166799">
    <w:abstractNumId w:val="17"/>
  </w:num>
  <w:num w:numId="5" w16cid:durableId="1885872017">
    <w:abstractNumId w:val="4"/>
  </w:num>
  <w:num w:numId="6" w16cid:durableId="1963921947">
    <w:abstractNumId w:val="10"/>
  </w:num>
  <w:num w:numId="7" w16cid:durableId="1952004281">
    <w:abstractNumId w:val="15"/>
  </w:num>
  <w:num w:numId="8" w16cid:durableId="5139006">
    <w:abstractNumId w:val="21"/>
  </w:num>
  <w:num w:numId="9" w16cid:durableId="2057705006">
    <w:abstractNumId w:val="3"/>
  </w:num>
  <w:num w:numId="10" w16cid:durableId="728915082">
    <w:abstractNumId w:val="20"/>
  </w:num>
  <w:num w:numId="11" w16cid:durableId="1485779691">
    <w:abstractNumId w:val="20"/>
  </w:num>
  <w:num w:numId="12" w16cid:durableId="1262880930">
    <w:abstractNumId w:val="16"/>
  </w:num>
  <w:num w:numId="13" w16cid:durableId="523792153">
    <w:abstractNumId w:val="19"/>
  </w:num>
  <w:num w:numId="14" w16cid:durableId="1191141608">
    <w:abstractNumId w:val="18"/>
  </w:num>
  <w:num w:numId="15" w16cid:durableId="1869105712">
    <w:abstractNumId w:val="20"/>
  </w:num>
  <w:num w:numId="16" w16cid:durableId="1757941034">
    <w:abstractNumId w:val="20"/>
  </w:num>
  <w:num w:numId="17" w16cid:durableId="1941377367">
    <w:abstractNumId w:val="23"/>
  </w:num>
  <w:num w:numId="18" w16cid:durableId="495389976">
    <w:abstractNumId w:val="1"/>
  </w:num>
  <w:num w:numId="19" w16cid:durableId="1484588318">
    <w:abstractNumId w:val="22"/>
  </w:num>
  <w:num w:numId="20" w16cid:durableId="501162015">
    <w:abstractNumId w:val="0"/>
  </w:num>
  <w:num w:numId="21" w16cid:durableId="260459660">
    <w:abstractNumId w:val="8"/>
  </w:num>
  <w:num w:numId="22" w16cid:durableId="519465140">
    <w:abstractNumId w:val="12"/>
  </w:num>
  <w:num w:numId="23" w16cid:durableId="591011917">
    <w:abstractNumId w:val="6"/>
  </w:num>
  <w:num w:numId="24" w16cid:durableId="250554655">
    <w:abstractNumId w:val="11"/>
  </w:num>
  <w:num w:numId="25" w16cid:durableId="11881542">
    <w:abstractNumId w:val="2"/>
  </w:num>
  <w:num w:numId="26" w16cid:durableId="1947690538">
    <w:abstractNumId w:val="20"/>
  </w:num>
  <w:num w:numId="27" w16cid:durableId="908156151">
    <w:abstractNumId w:val="13"/>
  </w:num>
  <w:num w:numId="28" w16cid:durableId="1012024156">
    <w:abstractNumId w:val="14"/>
  </w:num>
  <w:num w:numId="29" w16cid:durableId="1510287731">
    <w:abstractNumId w:val="20"/>
  </w:num>
  <w:num w:numId="30" w16cid:durableId="1737707417">
    <w:abstractNumId w:val="20"/>
  </w:num>
  <w:num w:numId="31" w16cid:durableId="1936553125">
    <w:abstractNumId w:val="20"/>
  </w:num>
  <w:num w:numId="32" w16cid:durableId="759646416">
    <w:abstractNumId w:val="20"/>
  </w:num>
  <w:num w:numId="33" w16cid:durableId="328408228">
    <w:abstractNumId w:val="20"/>
  </w:num>
  <w:num w:numId="34" w16cid:durableId="451755846">
    <w:abstractNumId w:val="20"/>
  </w:num>
  <w:num w:numId="35" w16cid:durableId="140468301">
    <w:abstractNumId w:val="20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ANO, NICOLAS">
    <w15:presenceInfo w15:providerId="AD" w15:userId="S::RY42943@grupo.ypf.com::ea91a9e6-499c-4e75-b1bd-4c408c36d828"/>
  </w15:person>
  <w15:person w15:author="PIERRETTI, IVAN">
    <w15:presenceInfo w15:providerId="AD" w15:userId="S::RY35258@grupo.ypf.com::60b82851-a690-4891-90d6-28fa7f5a3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49"/>
    <w:rsid w:val="00000450"/>
    <w:rsid w:val="0000051B"/>
    <w:rsid w:val="00005588"/>
    <w:rsid w:val="00005C4B"/>
    <w:rsid w:val="00006416"/>
    <w:rsid w:val="00007B40"/>
    <w:rsid w:val="0001268F"/>
    <w:rsid w:val="00014797"/>
    <w:rsid w:val="00017162"/>
    <w:rsid w:val="00031D80"/>
    <w:rsid w:val="000321CF"/>
    <w:rsid w:val="00035295"/>
    <w:rsid w:val="000406C2"/>
    <w:rsid w:val="00040A81"/>
    <w:rsid w:val="000421F5"/>
    <w:rsid w:val="0004338D"/>
    <w:rsid w:val="00044BBB"/>
    <w:rsid w:val="00045430"/>
    <w:rsid w:val="00045C7F"/>
    <w:rsid w:val="00045EB9"/>
    <w:rsid w:val="000460CE"/>
    <w:rsid w:val="00050669"/>
    <w:rsid w:val="00053B40"/>
    <w:rsid w:val="000540BC"/>
    <w:rsid w:val="000564A8"/>
    <w:rsid w:val="00057D0C"/>
    <w:rsid w:val="00061BB5"/>
    <w:rsid w:val="0006327F"/>
    <w:rsid w:val="000657AB"/>
    <w:rsid w:val="00065D19"/>
    <w:rsid w:val="00085273"/>
    <w:rsid w:val="00091516"/>
    <w:rsid w:val="000A2DF0"/>
    <w:rsid w:val="000A4D46"/>
    <w:rsid w:val="000B0AFF"/>
    <w:rsid w:val="000B0E96"/>
    <w:rsid w:val="000B15E8"/>
    <w:rsid w:val="000B422C"/>
    <w:rsid w:val="000B45E0"/>
    <w:rsid w:val="000B61B3"/>
    <w:rsid w:val="000B61EF"/>
    <w:rsid w:val="000C48D0"/>
    <w:rsid w:val="000C74D2"/>
    <w:rsid w:val="000D0506"/>
    <w:rsid w:val="000D083F"/>
    <w:rsid w:val="000D1831"/>
    <w:rsid w:val="000D3DAF"/>
    <w:rsid w:val="000D6ECD"/>
    <w:rsid w:val="000E00E0"/>
    <w:rsid w:val="000E339A"/>
    <w:rsid w:val="000E46A3"/>
    <w:rsid w:val="000E520C"/>
    <w:rsid w:val="000E554A"/>
    <w:rsid w:val="000F3902"/>
    <w:rsid w:val="000F7F60"/>
    <w:rsid w:val="00102613"/>
    <w:rsid w:val="001117B3"/>
    <w:rsid w:val="0011436B"/>
    <w:rsid w:val="00122349"/>
    <w:rsid w:val="0012277F"/>
    <w:rsid w:val="00123C49"/>
    <w:rsid w:val="001248A1"/>
    <w:rsid w:val="00125685"/>
    <w:rsid w:val="001262D0"/>
    <w:rsid w:val="00127C91"/>
    <w:rsid w:val="001305B3"/>
    <w:rsid w:val="00131B3A"/>
    <w:rsid w:val="00131CAD"/>
    <w:rsid w:val="001452C4"/>
    <w:rsid w:val="00147E33"/>
    <w:rsid w:val="00151541"/>
    <w:rsid w:val="00153FB7"/>
    <w:rsid w:val="001579AC"/>
    <w:rsid w:val="0016270A"/>
    <w:rsid w:val="001638B8"/>
    <w:rsid w:val="00164C1D"/>
    <w:rsid w:val="001664B3"/>
    <w:rsid w:val="001723DF"/>
    <w:rsid w:val="00175D63"/>
    <w:rsid w:val="00176E42"/>
    <w:rsid w:val="00182FF2"/>
    <w:rsid w:val="001857D4"/>
    <w:rsid w:val="00187662"/>
    <w:rsid w:val="00191A0D"/>
    <w:rsid w:val="00195190"/>
    <w:rsid w:val="001A2A55"/>
    <w:rsid w:val="001A49CB"/>
    <w:rsid w:val="001B49E8"/>
    <w:rsid w:val="001B5394"/>
    <w:rsid w:val="001C31A6"/>
    <w:rsid w:val="001C5BA3"/>
    <w:rsid w:val="001C677A"/>
    <w:rsid w:val="001D1910"/>
    <w:rsid w:val="001D23F7"/>
    <w:rsid w:val="001D447D"/>
    <w:rsid w:val="001D5650"/>
    <w:rsid w:val="001D6DE1"/>
    <w:rsid w:val="001E1B60"/>
    <w:rsid w:val="001E4E0A"/>
    <w:rsid w:val="001E5435"/>
    <w:rsid w:val="001E7486"/>
    <w:rsid w:val="001F03E4"/>
    <w:rsid w:val="001F0C20"/>
    <w:rsid w:val="001F234E"/>
    <w:rsid w:val="001F2EB2"/>
    <w:rsid w:val="001F3D94"/>
    <w:rsid w:val="001F7DDE"/>
    <w:rsid w:val="00202DDA"/>
    <w:rsid w:val="00203D26"/>
    <w:rsid w:val="0021466B"/>
    <w:rsid w:val="00214D2E"/>
    <w:rsid w:val="0021556F"/>
    <w:rsid w:val="00216456"/>
    <w:rsid w:val="00223EF0"/>
    <w:rsid w:val="00232764"/>
    <w:rsid w:val="002358D9"/>
    <w:rsid w:val="00240D53"/>
    <w:rsid w:val="00240F4E"/>
    <w:rsid w:val="00243EBF"/>
    <w:rsid w:val="00244322"/>
    <w:rsid w:val="0024640D"/>
    <w:rsid w:val="002504F6"/>
    <w:rsid w:val="002508A5"/>
    <w:rsid w:val="002523EF"/>
    <w:rsid w:val="002575F3"/>
    <w:rsid w:val="00257D18"/>
    <w:rsid w:val="002606DD"/>
    <w:rsid w:val="00264D9B"/>
    <w:rsid w:val="00265ACD"/>
    <w:rsid w:val="00265D84"/>
    <w:rsid w:val="00267428"/>
    <w:rsid w:val="002677DC"/>
    <w:rsid w:val="002700A5"/>
    <w:rsid w:val="002733E2"/>
    <w:rsid w:val="00274995"/>
    <w:rsid w:val="0027676D"/>
    <w:rsid w:val="00283A3F"/>
    <w:rsid w:val="0028699D"/>
    <w:rsid w:val="002877F9"/>
    <w:rsid w:val="00290D34"/>
    <w:rsid w:val="002942D0"/>
    <w:rsid w:val="002976DF"/>
    <w:rsid w:val="002A21DD"/>
    <w:rsid w:val="002A4C5C"/>
    <w:rsid w:val="002A5FDE"/>
    <w:rsid w:val="002A772B"/>
    <w:rsid w:val="002B3603"/>
    <w:rsid w:val="002C20D0"/>
    <w:rsid w:val="002C2870"/>
    <w:rsid w:val="002C4DCC"/>
    <w:rsid w:val="002C6EE9"/>
    <w:rsid w:val="002D3D6F"/>
    <w:rsid w:val="002D606C"/>
    <w:rsid w:val="002D64A1"/>
    <w:rsid w:val="002D666A"/>
    <w:rsid w:val="002D7755"/>
    <w:rsid w:val="002E0463"/>
    <w:rsid w:val="002E07DE"/>
    <w:rsid w:val="002E1AA5"/>
    <w:rsid w:val="002E494F"/>
    <w:rsid w:val="002F153A"/>
    <w:rsid w:val="002F230A"/>
    <w:rsid w:val="002F2F75"/>
    <w:rsid w:val="002F404D"/>
    <w:rsid w:val="002F4FE5"/>
    <w:rsid w:val="002F5D19"/>
    <w:rsid w:val="002F6A9E"/>
    <w:rsid w:val="002F7702"/>
    <w:rsid w:val="0030088D"/>
    <w:rsid w:val="0030401A"/>
    <w:rsid w:val="0030463E"/>
    <w:rsid w:val="00310E64"/>
    <w:rsid w:val="003123B8"/>
    <w:rsid w:val="00316D93"/>
    <w:rsid w:val="00320473"/>
    <w:rsid w:val="00322A4E"/>
    <w:rsid w:val="00323995"/>
    <w:rsid w:val="00324938"/>
    <w:rsid w:val="00326253"/>
    <w:rsid w:val="00327F3D"/>
    <w:rsid w:val="00333B5E"/>
    <w:rsid w:val="0033469C"/>
    <w:rsid w:val="003362A4"/>
    <w:rsid w:val="00337F1F"/>
    <w:rsid w:val="00346294"/>
    <w:rsid w:val="00350745"/>
    <w:rsid w:val="00350D40"/>
    <w:rsid w:val="00351C34"/>
    <w:rsid w:val="00354C98"/>
    <w:rsid w:val="0035511C"/>
    <w:rsid w:val="00356EB9"/>
    <w:rsid w:val="00360F49"/>
    <w:rsid w:val="00361669"/>
    <w:rsid w:val="003616C6"/>
    <w:rsid w:val="00370E80"/>
    <w:rsid w:val="003718F3"/>
    <w:rsid w:val="00393536"/>
    <w:rsid w:val="00395BA2"/>
    <w:rsid w:val="00397BB3"/>
    <w:rsid w:val="003B01B9"/>
    <w:rsid w:val="003B241A"/>
    <w:rsid w:val="003B46BF"/>
    <w:rsid w:val="003C5CAE"/>
    <w:rsid w:val="003D1D8B"/>
    <w:rsid w:val="003D1DCE"/>
    <w:rsid w:val="003D3787"/>
    <w:rsid w:val="003D4CA9"/>
    <w:rsid w:val="003E1DFB"/>
    <w:rsid w:val="003E4F5E"/>
    <w:rsid w:val="003E6B7A"/>
    <w:rsid w:val="003F1BD8"/>
    <w:rsid w:val="003F2AE9"/>
    <w:rsid w:val="003F6F0B"/>
    <w:rsid w:val="003F6FD5"/>
    <w:rsid w:val="003F714B"/>
    <w:rsid w:val="00404080"/>
    <w:rsid w:val="00405F9A"/>
    <w:rsid w:val="004148ED"/>
    <w:rsid w:val="0041783C"/>
    <w:rsid w:val="004179CB"/>
    <w:rsid w:val="00422D70"/>
    <w:rsid w:val="00423267"/>
    <w:rsid w:val="00426BCB"/>
    <w:rsid w:val="00430EDF"/>
    <w:rsid w:val="00431BF4"/>
    <w:rsid w:val="004330C7"/>
    <w:rsid w:val="0043414C"/>
    <w:rsid w:val="00440C05"/>
    <w:rsid w:val="00442A70"/>
    <w:rsid w:val="00447B31"/>
    <w:rsid w:val="00452AFD"/>
    <w:rsid w:val="0045504A"/>
    <w:rsid w:val="00455A57"/>
    <w:rsid w:val="00455E6A"/>
    <w:rsid w:val="00464006"/>
    <w:rsid w:val="0046403E"/>
    <w:rsid w:val="0046465D"/>
    <w:rsid w:val="0049079C"/>
    <w:rsid w:val="00490E72"/>
    <w:rsid w:val="004A16D8"/>
    <w:rsid w:val="004A1DD6"/>
    <w:rsid w:val="004A202A"/>
    <w:rsid w:val="004A59D0"/>
    <w:rsid w:val="004A60CF"/>
    <w:rsid w:val="004B06E3"/>
    <w:rsid w:val="004B4ED4"/>
    <w:rsid w:val="004B5665"/>
    <w:rsid w:val="004B6A2C"/>
    <w:rsid w:val="004C2E04"/>
    <w:rsid w:val="004C3506"/>
    <w:rsid w:val="004C5179"/>
    <w:rsid w:val="004C647A"/>
    <w:rsid w:val="004D1E7D"/>
    <w:rsid w:val="004D46B3"/>
    <w:rsid w:val="004D6BAD"/>
    <w:rsid w:val="004E167A"/>
    <w:rsid w:val="004E1C48"/>
    <w:rsid w:val="004E3BF6"/>
    <w:rsid w:val="004E6441"/>
    <w:rsid w:val="004E6A72"/>
    <w:rsid w:val="004E6A8E"/>
    <w:rsid w:val="004E6BEB"/>
    <w:rsid w:val="004F0B88"/>
    <w:rsid w:val="004F133C"/>
    <w:rsid w:val="004F3BCF"/>
    <w:rsid w:val="004F3C65"/>
    <w:rsid w:val="004F535A"/>
    <w:rsid w:val="004F65F8"/>
    <w:rsid w:val="00507210"/>
    <w:rsid w:val="005119DC"/>
    <w:rsid w:val="00513B57"/>
    <w:rsid w:val="00514A0F"/>
    <w:rsid w:val="0052382A"/>
    <w:rsid w:val="0052412B"/>
    <w:rsid w:val="005245A1"/>
    <w:rsid w:val="005260C3"/>
    <w:rsid w:val="00526397"/>
    <w:rsid w:val="00531520"/>
    <w:rsid w:val="00531D29"/>
    <w:rsid w:val="00541069"/>
    <w:rsid w:val="00544A2A"/>
    <w:rsid w:val="005505D9"/>
    <w:rsid w:val="00551C00"/>
    <w:rsid w:val="00552609"/>
    <w:rsid w:val="00553BA6"/>
    <w:rsid w:val="00555AF0"/>
    <w:rsid w:val="00556FBA"/>
    <w:rsid w:val="00557E0F"/>
    <w:rsid w:val="00560824"/>
    <w:rsid w:val="00560857"/>
    <w:rsid w:val="00560943"/>
    <w:rsid w:val="005636CB"/>
    <w:rsid w:val="00567E9D"/>
    <w:rsid w:val="005712AD"/>
    <w:rsid w:val="00571732"/>
    <w:rsid w:val="00571BF5"/>
    <w:rsid w:val="00571CDA"/>
    <w:rsid w:val="005721FC"/>
    <w:rsid w:val="00576166"/>
    <w:rsid w:val="005770CA"/>
    <w:rsid w:val="00577622"/>
    <w:rsid w:val="00594593"/>
    <w:rsid w:val="00594DE8"/>
    <w:rsid w:val="0059765F"/>
    <w:rsid w:val="00597ACE"/>
    <w:rsid w:val="005A0BE4"/>
    <w:rsid w:val="005A19CF"/>
    <w:rsid w:val="005A1EEB"/>
    <w:rsid w:val="005A33E2"/>
    <w:rsid w:val="005A57B3"/>
    <w:rsid w:val="005B2A4D"/>
    <w:rsid w:val="005B4700"/>
    <w:rsid w:val="005B50E7"/>
    <w:rsid w:val="005B5B91"/>
    <w:rsid w:val="005B7DD4"/>
    <w:rsid w:val="005C2B31"/>
    <w:rsid w:val="005C59C0"/>
    <w:rsid w:val="005D1E91"/>
    <w:rsid w:val="005D3626"/>
    <w:rsid w:val="005D4A8F"/>
    <w:rsid w:val="005F032F"/>
    <w:rsid w:val="005F32C1"/>
    <w:rsid w:val="005F35FD"/>
    <w:rsid w:val="005F3EF2"/>
    <w:rsid w:val="005F551C"/>
    <w:rsid w:val="0060297A"/>
    <w:rsid w:val="006032AC"/>
    <w:rsid w:val="00605854"/>
    <w:rsid w:val="006149BB"/>
    <w:rsid w:val="00617C12"/>
    <w:rsid w:val="00620B0C"/>
    <w:rsid w:val="00623915"/>
    <w:rsid w:val="006256C5"/>
    <w:rsid w:val="006267A3"/>
    <w:rsid w:val="00627C5E"/>
    <w:rsid w:val="00630CB2"/>
    <w:rsid w:val="00637FD5"/>
    <w:rsid w:val="006436B5"/>
    <w:rsid w:val="006466E5"/>
    <w:rsid w:val="00650662"/>
    <w:rsid w:val="0065157A"/>
    <w:rsid w:val="0065302C"/>
    <w:rsid w:val="00660BFB"/>
    <w:rsid w:val="006613E8"/>
    <w:rsid w:val="00665375"/>
    <w:rsid w:val="006716B3"/>
    <w:rsid w:val="006751F1"/>
    <w:rsid w:val="00677566"/>
    <w:rsid w:val="00682295"/>
    <w:rsid w:val="006846F1"/>
    <w:rsid w:val="00684E95"/>
    <w:rsid w:val="00686EC5"/>
    <w:rsid w:val="00692CF6"/>
    <w:rsid w:val="00693B97"/>
    <w:rsid w:val="00695DBB"/>
    <w:rsid w:val="00696F46"/>
    <w:rsid w:val="00697DB3"/>
    <w:rsid w:val="006A2876"/>
    <w:rsid w:val="006A3232"/>
    <w:rsid w:val="006A4F64"/>
    <w:rsid w:val="006A625D"/>
    <w:rsid w:val="006A799C"/>
    <w:rsid w:val="006B03F4"/>
    <w:rsid w:val="006B56B1"/>
    <w:rsid w:val="006B6D26"/>
    <w:rsid w:val="006B78AC"/>
    <w:rsid w:val="006C27AF"/>
    <w:rsid w:val="006C2DA5"/>
    <w:rsid w:val="006D43BE"/>
    <w:rsid w:val="006D4DE9"/>
    <w:rsid w:val="006D5982"/>
    <w:rsid w:val="006E2573"/>
    <w:rsid w:val="006F0F34"/>
    <w:rsid w:val="006F35E5"/>
    <w:rsid w:val="006F5E02"/>
    <w:rsid w:val="006F5F26"/>
    <w:rsid w:val="006F651C"/>
    <w:rsid w:val="006F664F"/>
    <w:rsid w:val="006F683B"/>
    <w:rsid w:val="006F78CB"/>
    <w:rsid w:val="0070324B"/>
    <w:rsid w:val="00705FF7"/>
    <w:rsid w:val="00706192"/>
    <w:rsid w:val="00713B48"/>
    <w:rsid w:val="00715D71"/>
    <w:rsid w:val="00727750"/>
    <w:rsid w:val="00735809"/>
    <w:rsid w:val="00737C3A"/>
    <w:rsid w:val="00742F47"/>
    <w:rsid w:val="00752F22"/>
    <w:rsid w:val="00754DC2"/>
    <w:rsid w:val="00755949"/>
    <w:rsid w:val="00761802"/>
    <w:rsid w:val="00761B1B"/>
    <w:rsid w:val="00761F38"/>
    <w:rsid w:val="00763629"/>
    <w:rsid w:val="00763BD1"/>
    <w:rsid w:val="007643DB"/>
    <w:rsid w:val="00767FDA"/>
    <w:rsid w:val="00770A73"/>
    <w:rsid w:val="0077159B"/>
    <w:rsid w:val="00771780"/>
    <w:rsid w:val="00771C78"/>
    <w:rsid w:val="00772F59"/>
    <w:rsid w:val="007844B5"/>
    <w:rsid w:val="00784E60"/>
    <w:rsid w:val="007875A2"/>
    <w:rsid w:val="007906E1"/>
    <w:rsid w:val="00790975"/>
    <w:rsid w:val="00790E06"/>
    <w:rsid w:val="0079464D"/>
    <w:rsid w:val="00794681"/>
    <w:rsid w:val="007946AF"/>
    <w:rsid w:val="007957FA"/>
    <w:rsid w:val="007A6579"/>
    <w:rsid w:val="007B3FEE"/>
    <w:rsid w:val="007B5642"/>
    <w:rsid w:val="007C0EAF"/>
    <w:rsid w:val="007C1B32"/>
    <w:rsid w:val="007C2A39"/>
    <w:rsid w:val="007C2C00"/>
    <w:rsid w:val="007C4C37"/>
    <w:rsid w:val="007D0B99"/>
    <w:rsid w:val="007D253D"/>
    <w:rsid w:val="007E612B"/>
    <w:rsid w:val="007E6676"/>
    <w:rsid w:val="007E7496"/>
    <w:rsid w:val="007F3E9B"/>
    <w:rsid w:val="008042DB"/>
    <w:rsid w:val="00805463"/>
    <w:rsid w:val="00805A46"/>
    <w:rsid w:val="008115AF"/>
    <w:rsid w:val="00811A0A"/>
    <w:rsid w:val="00813F03"/>
    <w:rsid w:val="00817B95"/>
    <w:rsid w:val="00820AB2"/>
    <w:rsid w:val="00827195"/>
    <w:rsid w:val="0083487D"/>
    <w:rsid w:val="00842C74"/>
    <w:rsid w:val="00843686"/>
    <w:rsid w:val="00846FBE"/>
    <w:rsid w:val="00847A67"/>
    <w:rsid w:val="00851966"/>
    <w:rsid w:val="00852868"/>
    <w:rsid w:val="00852972"/>
    <w:rsid w:val="00853932"/>
    <w:rsid w:val="0085508A"/>
    <w:rsid w:val="00855BBC"/>
    <w:rsid w:val="0086651E"/>
    <w:rsid w:val="00866C84"/>
    <w:rsid w:val="00870300"/>
    <w:rsid w:val="00870DFA"/>
    <w:rsid w:val="00875070"/>
    <w:rsid w:val="0088068D"/>
    <w:rsid w:val="00882040"/>
    <w:rsid w:val="00884D5F"/>
    <w:rsid w:val="008877E4"/>
    <w:rsid w:val="00894998"/>
    <w:rsid w:val="00894C4B"/>
    <w:rsid w:val="00894EF2"/>
    <w:rsid w:val="00895509"/>
    <w:rsid w:val="008A0A57"/>
    <w:rsid w:val="008A3A02"/>
    <w:rsid w:val="008A52F6"/>
    <w:rsid w:val="008A7D2A"/>
    <w:rsid w:val="008B00B6"/>
    <w:rsid w:val="008B2567"/>
    <w:rsid w:val="008B2C7F"/>
    <w:rsid w:val="008B46C4"/>
    <w:rsid w:val="008B5223"/>
    <w:rsid w:val="008B59CA"/>
    <w:rsid w:val="008B6B9D"/>
    <w:rsid w:val="008B7300"/>
    <w:rsid w:val="008B7BEB"/>
    <w:rsid w:val="008C1E57"/>
    <w:rsid w:val="008C4EA0"/>
    <w:rsid w:val="008C5E53"/>
    <w:rsid w:val="008C6365"/>
    <w:rsid w:val="008D63B3"/>
    <w:rsid w:val="008E0094"/>
    <w:rsid w:val="008E406C"/>
    <w:rsid w:val="008E4206"/>
    <w:rsid w:val="008E4C6C"/>
    <w:rsid w:val="008E4D9F"/>
    <w:rsid w:val="008F0F66"/>
    <w:rsid w:val="008F201C"/>
    <w:rsid w:val="00901E82"/>
    <w:rsid w:val="00905E39"/>
    <w:rsid w:val="0091146B"/>
    <w:rsid w:val="0091202E"/>
    <w:rsid w:val="009122B4"/>
    <w:rsid w:val="0091245D"/>
    <w:rsid w:val="00914B98"/>
    <w:rsid w:val="00914F5E"/>
    <w:rsid w:val="00917271"/>
    <w:rsid w:val="00920575"/>
    <w:rsid w:val="009206FA"/>
    <w:rsid w:val="00923108"/>
    <w:rsid w:val="0093007C"/>
    <w:rsid w:val="00931B23"/>
    <w:rsid w:val="00931E64"/>
    <w:rsid w:val="00936A13"/>
    <w:rsid w:val="00940777"/>
    <w:rsid w:val="00943D85"/>
    <w:rsid w:val="00944E02"/>
    <w:rsid w:val="00947012"/>
    <w:rsid w:val="00952C5A"/>
    <w:rsid w:val="00955EA8"/>
    <w:rsid w:val="009574D3"/>
    <w:rsid w:val="00962170"/>
    <w:rsid w:val="00962896"/>
    <w:rsid w:val="00963F09"/>
    <w:rsid w:val="00970CF6"/>
    <w:rsid w:val="00974CE7"/>
    <w:rsid w:val="009773C9"/>
    <w:rsid w:val="00977474"/>
    <w:rsid w:val="0098028C"/>
    <w:rsid w:val="0098113B"/>
    <w:rsid w:val="0098678F"/>
    <w:rsid w:val="00991316"/>
    <w:rsid w:val="00992C18"/>
    <w:rsid w:val="009A049A"/>
    <w:rsid w:val="009A0E00"/>
    <w:rsid w:val="009A3875"/>
    <w:rsid w:val="009A72C3"/>
    <w:rsid w:val="009A76E7"/>
    <w:rsid w:val="009B0802"/>
    <w:rsid w:val="009B2E4B"/>
    <w:rsid w:val="009B436D"/>
    <w:rsid w:val="009B47F2"/>
    <w:rsid w:val="009B759E"/>
    <w:rsid w:val="009C01D0"/>
    <w:rsid w:val="009C617D"/>
    <w:rsid w:val="009C6A8E"/>
    <w:rsid w:val="009D0014"/>
    <w:rsid w:val="009D2B5E"/>
    <w:rsid w:val="009E3384"/>
    <w:rsid w:val="009E3728"/>
    <w:rsid w:val="009F00FB"/>
    <w:rsid w:val="009F564C"/>
    <w:rsid w:val="009F78E9"/>
    <w:rsid w:val="00A05624"/>
    <w:rsid w:val="00A05702"/>
    <w:rsid w:val="00A06E48"/>
    <w:rsid w:val="00A10D47"/>
    <w:rsid w:val="00A201A9"/>
    <w:rsid w:val="00A23730"/>
    <w:rsid w:val="00A27807"/>
    <w:rsid w:val="00A31E28"/>
    <w:rsid w:val="00A33032"/>
    <w:rsid w:val="00A34AE2"/>
    <w:rsid w:val="00A369E4"/>
    <w:rsid w:val="00A40655"/>
    <w:rsid w:val="00A42963"/>
    <w:rsid w:val="00A438BA"/>
    <w:rsid w:val="00A44B6E"/>
    <w:rsid w:val="00A475E1"/>
    <w:rsid w:val="00A52002"/>
    <w:rsid w:val="00A552BC"/>
    <w:rsid w:val="00A552FE"/>
    <w:rsid w:val="00A563CA"/>
    <w:rsid w:val="00A56E6D"/>
    <w:rsid w:val="00A659D4"/>
    <w:rsid w:val="00A702CA"/>
    <w:rsid w:val="00A714B7"/>
    <w:rsid w:val="00A73461"/>
    <w:rsid w:val="00A73DAF"/>
    <w:rsid w:val="00A763CD"/>
    <w:rsid w:val="00A80D2A"/>
    <w:rsid w:val="00A8241F"/>
    <w:rsid w:val="00A83AA2"/>
    <w:rsid w:val="00A861BD"/>
    <w:rsid w:val="00A86914"/>
    <w:rsid w:val="00A9085B"/>
    <w:rsid w:val="00A93C1A"/>
    <w:rsid w:val="00AA12C7"/>
    <w:rsid w:val="00AA6C4A"/>
    <w:rsid w:val="00AB2F9F"/>
    <w:rsid w:val="00AB3AEC"/>
    <w:rsid w:val="00AB5ED0"/>
    <w:rsid w:val="00AB66D9"/>
    <w:rsid w:val="00AC017C"/>
    <w:rsid w:val="00AC0D60"/>
    <w:rsid w:val="00AC0E40"/>
    <w:rsid w:val="00AC263B"/>
    <w:rsid w:val="00AC61C7"/>
    <w:rsid w:val="00AC74E9"/>
    <w:rsid w:val="00AD15E2"/>
    <w:rsid w:val="00AD3DCD"/>
    <w:rsid w:val="00AD5D23"/>
    <w:rsid w:val="00AE372B"/>
    <w:rsid w:val="00AE3CF4"/>
    <w:rsid w:val="00AE447D"/>
    <w:rsid w:val="00AE518F"/>
    <w:rsid w:val="00B0267F"/>
    <w:rsid w:val="00B02D5F"/>
    <w:rsid w:val="00B05099"/>
    <w:rsid w:val="00B0760E"/>
    <w:rsid w:val="00B1774A"/>
    <w:rsid w:val="00B204D0"/>
    <w:rsid w:val="00B20CF9"/>
    <w:rsid w:val="00B21403"/>
    <w:rsid w:val="00B304CE"/>
    <w:rsid w:val="00B31B03"/>
    <w:rsid w:val="00B31E18"/>
    <w:rsid w:val="00B4111F"/>
    <w:rsid w:val="00B4310C"/>
    <w:rsid w:val="00B4331B"/>
    <w:rsid w:val="00B47DD7"/>
    <w:rsid w:val="00B543F4"/>
    <w:rsid w:val="00B5789B"/>
    <w:rsid w:val="00B60B3A"/>
    <w:rsid w:val="00B64BCF"/>
    <w:rsid w:val="00B67BFC"/>
    <w:rsid w:val="00B747AF"/>
    <w:rsid w:val="00B74F29"/>
    <w:rsid w:val="00B760E3"/>
    <w:rsid w:val="00B953BC"/>
    <w:rsid w:val="00BA4731"/>
    <w:rsid w:val="00BB0288"/>
    <w:rsid w:val="00BB393E"/>
    <w:rsid w:val="00BB47A7"/>
    <w:rsid w:val="00BC08DE"/>
    <w:rsid w:val="00BC5436"/>
    <w:rsid w:val="00BC60C6"/>
    <w:rsid w:val="00BD08EC"/>
    <w:rsid w:val="00BD0F1D"/>
    <w:rsid w:val="00BD5A87"/>
    <w:rsid w:val="00BD63CE"/>
    <w:rsid w:val="00BD7624"/>
    <w:rsid w:val="00BE0ACC"/>
    <w:rsid w:val="00BE2044"/>
    <w:rsid w:val="00BE440B"/>
    <w:rsid w:val="00BE4D99"/>
    <w:rsid w:val="00C05C12"/>
    <w:rsid w:val="00C11FDC"/>
    <w:rsid w:val="00C14390"/>
    <w:rsid w:val="00C168C3"/>
    <w:rsid w:val="00C20813"/>
    <w:rsid w:val="00C235C3"/>
    <w:rsid w:val="00C34DBA"/>
    <w:rsid w:val="00C407B5"/>
    <w:rsid w:val="00C409E6"/>
    <w:rsid w:val="00C4299C"/>
    <w:rsid w:val="00C44C0A"/>
    <w:rsid w:val="00C534E2"/>
    <w:rsid w:val="00C5549A"/>
    <w:rsid w:val="00C55EE2"/>
    <w:rsid w:val="00C619A3"/>
    <w:rsid w:val="00C6415F"/>
    <w:rsid w:val="00C64433"/>
    <w:rsid w:val="00C64ABE"/>
    <w:rsid w:val="00C7653C"/>
    <w:rsid w:val="00C7693E"/>
    <w:rsid w:val="00C778D8"/>
    <w:rsid w:val="00C803C7"/>
    <w:rsid w:val="00C83CA4"/>
    <w:rsid w:val="00C8515F"/>
    <w:rsid w:val="00C864CD"/>
    <w:rsid w:val="00C97991"/>
    <w:rsid w:val="00C97D6B"/>
    <w:rsid w:val="00CA1F97"/>
    <w:rsid w:val="00CA2591"/>
    <w:rsid w:val="00CA7288"/>
    <w:rsid w:val="00CB0017"/>
    <w:rsid w:val="00CB2413"/>
    <w:rsid w:val="00CB5DD7"/>
    <w:rsid w:val="00CC0779"/>
    <w:rsid w:val="00CC2DE6"/>
    <w:rsid w:val="00CC4427"/>
    <w:rsid w:val="00CC792A"/>
    <w:rsid w:val="00CD2CBE"/>
    <w:rsid w:val="00CD680D"/>
    <w:rsid w:val="00CE54FA"/>
    <w:rsid w:val="00CE78AC"/>
    <w:rsid w:val="00CF0522"/>
    <w:rsid w:val="00CF08B2"/>
    <w:rsid w:val="00CF313A"/>
    <w:rsid w:val="00CF3D0F"/>
    <w:rsid w:val="00CF6071"/>
    <w:rsid w:val="00D010A9"/>
    <w:rsid w:val="00D01353"/>
    <w:rsid w:val="00D0229F"/>
    <w:rsid w:val="00D026D1"/>
    <w:rsid w:val="00D0592D"/>
    <w:rsid w:val="00D06689"/>
    <w:rsid w:val="00D1006B"/>
    <w:rsid w:val="00D20A6F"/>
    <w:rsid w:val="00D2192D"/>
    <w:rsid w:val="00D259A7"/>
    <w:rsid w:val="00D25E97"/>
    <w:rsid w:val="00D34F00"/>
    <w:rsid w:val="00D35516"/>
    <w:rsid w:val="00D37CE8"/>
    <w:rsid w:val="00D414C6"/>
    <w:rsid w:val="00D42E72"/>
    <w:rsid w:val="00D454F4"/>
    <w:rsid w:val="00D4614C"/>
    <w:rsid w:val="00D4676D"/>
    <w:rsid w:val="00D53A47"/>
    <w:rsid w:val="00D605C0"/>
    <w:rsid w:val="00D6186A"/>
    <w:rsid w:val="00D61AB5"/>
    <w:rsid w:val="00D709B1"/>
    <w:rsid w:val="00D70F77"/>
    <w:rsid w:val="00D7538E"/>
    <w:rsid w:val="00D75B26"/>
    <w:rsid w:val="00D75BDB"/>
    <w:rsid w:val="00D8050E"/>
    <w:rsid w:val="00D82339"/>
    <w:rsid w:val="00D8491E"/>
    <w:rsid w:val="00D84C5C"/>
    <w:rsid w:val="00D84D36"/>
    <w:rsid w:val="00D855A8"/>
    <w:rsid w:val="00D87173"/>
    <w:rsid w:val="00D9177F"/>
    <w:rsid w:val="00D925CE"/>
    <w:rsid w:val="00D93225"/>
    <w:rsid w:val="00D93643"/>
    <w:rsid w:val="00D938C3"/>
    <w:rsid w:val="00D94FA9"/>
    <w:rsid w:val="00D96F3F"/>
    <w:rsid w:val="00D97D01"/>
    <w:rsid w:val="00DA059B"/>
    <w:rsid w:val="00DA3BF4"/>
    <w:rsid w:val="00DA535E"/>
    <w:rsid w:val="00DA5CD8"/>
    <w:rsid w:val="00DB1820"/>
    <w:rsid w:val="00DB39E8"/>
    <w:rsid w:val="00DC081F"/>
    <w:rsid w:val="00DD0ECF"/>
    <w:rsid w:val="00DD316F"/>
    <w:rsid w:val="00DD4906"/>
    <w:rsid w:val="00DD4C7B"/>
    <w:rsid w:val="00DE183F"/>
    <w:rsid w:val="00DE1E54"/>
    <w:rsid w:val="00DF14F4"/>
    <w:rsid w:val="00E009FA"/>
    <w:rsid w:val="00E024A7"/>
    <w:rsid w:val="00E05C64"/>
    <w:rsid w:val="00E060CB"/>
    <w:rsid w:val="00E14FFD"/>
    <w:rsid w:val="00E1780C"/>
    <w:rsid w:val="00E2045B"/>
    <w:rsid w:val="00E21E22"/>
    <w:rsid w:val="00E255B4"/>
    <w:rsid w:val="00E317CD"/>
    <w:rsid w:val="00E36FD5"/>
    <w:rsid w:val="00E4119C"/>
    <w:rsid w:val="00E54C48"/>
    <w:rsid w:val="00E62108"/>
    <w:rsid w:val="00E62720"/>
    <w:rsid w:val="00E63F52"/>
    <w:rsid w:val="00E66DFD"/>
    <w:rsid w:val="00E670C5"/>
    <w:rsid w:val="00E705A5"/>
    <w:rsid w:val="00E753FE"/>
    <w:rsid w:val="00E85EED"/>
    <w:rsid w:val="00E86E3F"/>
    <w:rsid w:val="00E90A91"/>
    <w:rsid w:val="00E91C18"/>
    <w:rsid w:val="00E93BF8"/>
    <w:rsid w:val="00EA5843"/>
    <w:rsid w:val="00EB2B7A"/>
    <w:rsid w:val="00EB4FC7"/>
    <w:rsid w:val="00EB5073"/>
    <w:rsid w:val="00EB5550"/>
    <w:rsid w:val="00EB5657"/>
    <w:rsid w:val="00EB7653"/>
    <w:rsid w:val="00EC1F0F"/>
    <w:rsid w:val="00EC28C2"/>
    <w:rsid w:val="00EC29AB"/>
    <w:rsid w:val="00EC2A34"/>
    <w:rsid w:val="00EC583B"/>
    <w:rsid w:val="00EC5DC9"/>
    <w:rsid w:val="00EC63AF"/>
    <w:rsid w:val="00ED5B6B"/>
    <w:rsid w:val="00EE237C"/>
    <w:rsid w:val="00EE4650"/>
    <w:rsid w:val="00EE6A27"/>
    <w:rsid w:val="00EE6D8F"/>
    <w:rsid w:val="00EF0589"/>
    <w:rsid w:val="00EF164C"/>
    <w:rsid w:val="00EF3632"/>
    <w:rsid w:val="00EF5AEB"/>
    <w:rsid w:val="00EF63AB"/>
    <w:rsid w:val="00F01056"/>
    <w:rsid w:val="00F047A6"/>
    <w:rsid w:val="00F04BA4"/>
    <w:rsid w:val="00F057DE"/>
    <w:rsid w:val="00F06266"/>
    <w:rsid w:val="00F06301"/>
    <w:rsid w:val="00F10517"/>
    <w:rsid w:val="00F1055A"/>
    <w:rsid w:val="00F10AA7"/>
    <w:rsid w:val="00F10C21"/>
    <w:rsid w:val="00F1381B"/>
    <w:rsid w:val="00F13D8F"/>
    <w:rsid w:val="00F1513A"/>
    <w:rsid w:val="00F17235"/>
    <w:rsid w:val="00F20BB0"/>
    <w:rsid w:val="00F23354"/>
    <w:rsid w:val="00F25C6A"/>
    <w:rsid w:val="00F311F2"/>
    <w:rsid w:val="00F415A7"/>
    <w:rsid w:val="00F42BA3"/>
    <w:rsid w:val="00F52ED2"/>
    <w:rsid w:val="00F55291"/>
    <w:rsid w:val="00F5638D"/>
    <w:rsid w:val="00F60179"/>
    <w:rsid w:val="00F620D7"/>
    <w:rsid w:val="00F70464"/>
    <w:rsid w:val="00F70764"/>
    <w:rsid w:val="00F717EA"/>
    <w:rsid w:val="00F74988"/>
    <w:rsid w:val="00F7522C"/>
    <w:rsid w:val="00F775E0"/>
    <w:rsid w:val="00F81D54"/>
    <w:rsid w:val="00F82C82"/>
    <w:rsid w:val="00F83928"/>
    <w:rsid w:val="00F86E8E"/>
    <w:rsid w:val="00F875F6"/>
    <w:rsid w:val="00FA7175"/>
    <w:rsid w:val="00FB4E8A"/>
    <w:rsid w:val="00FB5A8B"/>
    <w:rsid w:val="00FB66BC"/>
    <w:rsid w:val="00FB74A9"/>
    <w:rsid w:val="00FC0CC0"/>
    <w:rsid w:val="00FC1CF2"/>
    <w:rsid w:val="00FC397B"/>
    <w:rsid w:val="00FC4607"/>
    <w:rsid w:val="00FD0FC8"/>
    <w:rsid w:val="00FD6817"/>
    <w:rsid w:val="00FE10EF"/>
    <w:rsid w:val="00FE1537"/>
    <w:rsid w:val="00FE75B4"/>
    <w:rsid w:val="00FF0447"/>
    <w:rsid w:val="00FF1A34"/>
    <w:rsid w:val="00FF3A68"/>
    <w:rsid w:val="00F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3BF83E"/>
  <w15:docId w15:val="{919F1C13-889C-4195-9990-8285F437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625D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E07DE"/>
    <w:pPr>
      <w:keepNext/>
      <w:numPr>
        <w:numId w:val="10"/>
      </w:numPr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link w:val="Ttulo2Car"/>
    <w:uiPriority w:val="9"/>
    <w:qFormat/>
    <w:rsid w:val="00131B3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0">
    <w:name w:val="heading 3"/>
    <w:basedOn w:val="Normal"/>
    <w:next w:val="Normal"/>
    <w:link w:val="Ttulo3Car"/>
    <w:qFormat/>
    <w:rsid w:val="002E07DE"/>
    <w:pPr>
      <w:keepNext/>
      <w:numPr>
        <w:ilvl w:val="2"/>
        <w:numId w:val="10"/>
      </w:numPr>
      <w:outlineLvl w:val="2"/>
    </w:pPr>
    <w:rPr>
      <w:rFonts w:ascii="Arial" w:hAnsi="Arial"/>
      <w:b/>
      <w:sz w:val="3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2E07DE"/>
    <w:pPr>
      <w:keepNext/>
      <w:numPr>
        <w:ilvl w:val="3"/>
        <w:numId w:val="10"/>
      </w:numPr>
      <w:spacing w:before="240"/>
      <w:jc w:val="center"/>
      <w:outlineLvl w:val="3"/>
    </w:pPr>
    <w:rPr>
      <w:rFonts w:ascii="Arial" w:hAnsi="Arial"/>
      <w:b/>
      <w:lang w:val="es-ES_tradnl"/>
    </w:rPr>
  </w:style>
  <w:style w:type="paragraph" w:styleId="Ttulo5">
    <w:name w:val="heading 5"/>
    <w:basedOn w:val="Normal"/>
    <w:next w:val="Normal"/>
    <w:link w:val="Ttulo5Car"/>
    <w:qFormat/>
    <w:rsid w:val="002E07DE"/>
    <w:pPr>
      <w:keepNext/>
      <w:numPr>
        <w:ilvl w:val="4"/>
        <w:numId w:val="10"/>
      </w:numPr>
      <w:outlineLvl w:val="4"/>
    </w:pPr>
    <w:rPr>
      <w:rFonts w:ascii="Arial" w:hAnsi="Arial"/>
      <w:b/>
      <w:lang w:val="es-ES_tradnl"/>
    </w:rPr>
  </w:style>
  <w:style w:type="paragraph" w:styleId="Ttulo6">
    <w:name w:val="heading 6"/>
    <w:basedOn w:val="Normal"/>
    <w:next w:val="Normal"/>
    <w:link w:val="Ttulo6Car"/>
    <w:qFormat/>
    <w:rsid w:val="002E07DE"/>
    <w:pPr>
      <w:keepNext/>
      <w:numPr>
        <w:ilvl w:val="5"/>
        <w:numId w:val="10"/>
      </w:numPr>
      <w:tabs>
        <w:tab w:val="left" w:pos="749"/>
      </w:tabs>
      <w:spacing w:before="240"/>
      <w:outlineLvl w:val="5"/>
    </w:pPr>
    <w:rPr>
      <w:rFonts w:ascii="Arial" w:hAnsi="Arial"/>
      <w:b/>
      <w:sz w:val="18"/>
      <w:lang w:val="es-ES_tradnl"/>
    </w:rPr>
  </w:style>
  <w:style w:type="paragraph" w:styleId="Ttulo7">
    <w:name w:val="heading 7"/>
    <w:basedOn w:val="Normal"/>
    <w:next w:val="Normal"/>
    <w:link w:val="Ttulo7Car"/>
    <w:qFormat/>
    <w:rsid w:val="00A86914"/>
    <w:pPr>
      <w:numPr>
        <w:ilvl w:val="6"/>
        <w:numId w:val="10"/>
      </w:numPr>
      <w:spacing w:before="240" w:after="60" w:line="276" w:lineRule="auto"/>
      <w:outlineLvl w:val="6"/>
    </w:pPr>
    <w:rPr>
      <w:rFonts w:ascii="Arial" w:hAnsi="Arial"/>
      <w:sz w:val="22"/>
      <w:szCs w:val="24"/>
      <w:lang w:val="es-ES"/>
    </w:rPr>
  </w:style>
  <w:style w:type="paragraph" w:styleId="Ttulo8">
    <w:name w:val="heading 8"/>
    <w:basedOn w:val="Normal"/>
    <w:next w:val="Normal"/>
    <w:link w:val="Ttulo8Car"/>
    <w:qFormat/>
    <w:rsid w:val="00A86914"/>
    <w:pPr>
      <w:numPr>
        <w:ilvl w:val="7"/>
        <w:numId w:val="10"/>
      </w:numPr>
      <w:spacing w:before="240" w:after="60" w:line="276" w:lineRule="auto"/>
      <w:outlineLvl w:val="7"/>
    </w:pPr>
    <w:rPr>
      <w:rFonts w:ascii="Arial" w:hAnsi="Arial"/>
      <w:i/>
      <w:iCs/>
      <w:sz w:val="22"/>
      <w:szCs w:val="24"/>
      <w:lang w:val="es-ES"/>
    </w:rPr>
  </w:style>
  <w:style w:type="paragraph" w:styleId="Ttulo9">
    <w:name w:val="heading 9"/>
    <w:basedOn w:val="Normal"/>
    <w:next w:val="Normal"/>
    <w:link w:val="Ttulo9Car"/>
    <w:qFormat/>
    <w:rsid w:val="00A86914"/>
    <w:pPr>
      <w:numPr>
        <w:ilvl w:val="8"/>
        <w:numId w:val="10"/>
      </w:numPr>
      <w:spacing w:before="240" w:after="60" w:line="276" w:lineRule="auto"/>
      <w:outlineLvl w:val="8"/>
    </w:pPr>
    <w:rPr>
      <w:rFonts w:ascii="Arial" w:hAnsi="Arial" w:cs="Arial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E07DE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2E07DE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2E07DE"/>
  </w:style>
  <w:style w:type="paragraph" w:styleId="Sangradetextonormal">
    <w:name w:val="Body Text Indent"/>
    <w:basedOn w:val="Normal"/>
    <w:link w:val="SangradetextonormalCar"/>
    <w:rsid w:val="002E07DE"/>
    <w:pPr>
      <w:ind w:firstLine="720"/>
      <w:jc w:val="both"/>
    </w:pPr>
    <w:rPr>
      <w:rFonts w:ascii="Arial" w:hAnsi="Arial"/>
    </w:rPr>
  </w:style>
  <w:style w:type="paragraph" w:styleId="Sangra2detindependiente">
    <w:name w:val="Body Text Indent 2"/>
    <w:basedOn w:val="Normal"/>
    <w:link w:val="Sangra2detindependienteCar"/>
    <w:rsid w:val="002E07DE"/>
    <w:pPr>
      <w:ind w:left="1080"/>
    </w:pPr>
    <w:rPr>
      <w:rFonts w:ascii="Arial" w:hAnsi="Arial"/>
      <w:lang w:val="es-ES_tradnl"/>
    </w:rPr>
  </w:style>
  <w:style w:type="paragraph" w:styleId="Textoindependiente2">
    <w:name w:val="Body Text 2"/>
    <w:basedOn w:val="Normal"/>
    <w:link w:val="Textoindependiente2Car"/>
    <w:rsid w:val="002E07DE"/>
    <w:pPr>
      <w:jc w:val="both"/>
    </w:pPr>
    <w:rPr>
      <w:rFonts w:ascii="Arial" w:hAnsi="Arial"/>
      <w:lang w:val="es-ES_tradnl"/>
    </w:rPr>
  </w:style>
  <w:style w:type="paragraph" w:styleId="Sangra3detindependiente">
    <w:name w:val="Body Text Indent 3"/>
    <w:basedOn w:val="Normal"/>
    <w:link w:val="Sangra3detindependienteCar"/>
    <w:rsid w:val="002E07DE"/>
    <w:pPr>
      <w:tabs>
        <w:tab w:val="left" w:pos="0"/>
      </w:tabs>
      <w:ind w:right="-51" w:firstLine="540"/>
      <w:jc w:val="both"/>
    </w:pPr>
    <w:rPr>
      <w:rFonts w:ascii="Arial" w:hAnsi="Arial"/>
    </w:rPr>
  </w:style>
  <w:style w:type="paragraph" w:styleId="Textoindependiente3">
    <w:name w:val="Body Text 3"/>
    <w:basedOn w:val="Normal"/>
    <w:link w:val="Textoindependiente3Car"/>
    <w:rsid w:val="002E07DE"/>
    <w:pPr>
      <w:tabs>
        <w:tab w:val="left" w:pos="851"/>
      </w:tabs>
      <w:ind w:right="-51"/>
      <w:jc w:val="both"/>
    </w:pPr>
    <w:rPr>
      <w:rFonts w:ascii="Arial" w:hAnsi="Arial"/>
    </w:rPr>
  </w:style>
  <w:style w:type="paragraph" w:styleId="Textodebloque">
    <w:name w:val="Block Text"/>
    <w:basedOn w:val="Normal"/>
    <w:rsid w:val="002E07DE"/>
    <w:pPr>
      <w:framePr w:w="9709" w:h="14230" w:hRule="exact" w:hSpace="141" w:wrap="around" w:vAnchor="text" w:hAnchor="page" w:x="1525" w:y="1433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ind w:left="709" w:right="-98" w:hanging="709"/>
    </w:pPr>
    <w:rPr>
      <w:lang w:val="es-ES_tradnl"/>
    </w:rPr>
  </w:style>
  <w:style w:type="character" w:styleId="nfasis">
    <w:name w:val="Emphasis"/>
    <w:basedOn w:val="Fuentedeprrafopredeter"/>
    <w:uiPriority w:val="20"/>
    <w:qFormat/>
    <w:rsid w:val="002E07DE"/>
    <w:rPr>
      <w:i/>
    </w:rPr>
  </w:style>
  <w:style w:type="character" w:styleId="Hipervnculo">
    <w:name w:val="Hyperlink"/>
    <w:basedOn w:val="Fuentedeprrafopredeter"/>
    <w:uiPriority w:val="99"/>
    <w:rsid w:val="002E07DE"/>
    <w:rPr>
      <w:color w:val="0000FF"/>
      <w:u w:val="single"/>
    </w:rPr>
  </w:style>
  <w:style w:type="paragraph" w:customStyle="1" w:styleId="Head2">
    <w:name w:val="Head2"/>
    <w:basedOn w:val="Normal"/>
    <w:rsid w:val="002E07DE"/>
    <w:pPr>
      <w:spacing w:before="120"/>
    </w:pPr>
    <w:rPr>
      <w:rFonts w:ascii="Goudy Old Style ATT" w:hAnsi="Goudy Old Style ATT"/>
      <w:lang w:val="es-ES_tradnl" w:eastAsia="en-US"/>
    </w:rPr>
  </w:style>
  <w:style w:type="paragraph" w:styleId="Textoindependiente">
    <w:name w:val="Body Text"/>
    <w:basedOn w:val="Normal"/>
    <w:link w:val="TextoindependienteCar"/>
    <w:rsid w:val="002E07DE"/>
    <w:pPr>
      <w:spacing w:after="160"/>
    </w:pPr>
    <w:rPr>
      <w:lang w:val="en-US" w:eastAsia="en-US"/>
    </w:rPr>
  </w:style>
  <w:style w:type="paragraph" w:styleId="Textosinformato">
    <w:name w:val="Plain Text"/>
    <w:basedOn w:val="Normal"/>
    <w:rsid w:val="002E07DE"/>
    <w:rPr>
      <w:rFonts w:ascii="Courier New" w:hAnsi="Courier New"/>
      <w:lang w:eastAsia="en-US"/>
    </w:rPr>
  </w:style>
  <w:style w:type="table" w:styleId="Tablaconcuadrcula">
    <w:name w:val="Table Grid"/>
    <w:basedOn w:val="Tablanormal"/>
    <w:uiPriority w:val="59"/>
    <w:rsid w:val="002E0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rsid w:val="005721FC"/>
    <w:pPr>
      <w:ind w:left="200"/>
    </w:pPr>
    <w:rPr>
      <w:rFonts w:ascii="Arial" w:hAnsi="Arial"/>
      <w:sz w:val="24"/>
    </w:rPr>
  </w:style>
  <w:style w:type="paragraph" w:styleId="TDC1">
    <w:name w:val="toc 1"/>
    <w:basedOn w:val="Normal"/>
    <w:next w:val="Normal"/>
    <w:autoRedefine/>
    <w:uiPriority w:val="39"/>
    <w:rsid w:val="00875070"/>
    <w:rPr>
      <w:rFonts w:ascii="Arial" w:hAnsi="Arial"/>
      <w:sz w:val="28"/>
    </w:rPr>
  </w:style>
  <w:style w:type="paragraph" w:customStyle="1" w:styleId="Texto1">
    <w:name w:val="Texto 1"/>
    <w:basedOn w:val="Ttulo1"/>
    <w:rsid w:val="001248A1"/>
    <w:pPr>
      <w:keepNext w:val="0"/>
      <w:tabs>
        <w:tab w:val="left" w:pos="709"/>
        <w:tab w:val="left" w:pos="4111"/>
        <w:tab w:val="left" w:pos="4253"/>
        <w:tab w:val="left" w:pos="5670"/>
        <w:tab w:val="left" w:pos="5812"/>
      </w:tabs>
      <w:spacing w:before="60" w:after="120" w:line="264" w:lineRule="auto"/>
      <w:ind w:left="352" w:right="709"/>
      <w:jc w:val="both"/>
      <w:outlineLvl w:val="9"/>
    </w:pPr>
    <w:rPr>
      <w:b w:val="0"/>
      <w:bCs/>
      <w:snapToGrid w:val="0"/>
      <w:kern w:val="28"/>
      <w:lang w:val="en-GB"/>
    </w:rPr>
  </w:style>
  <w:style w:type="paragraph" w:customStyle="1" w:styleId="Texto2Vietas">
    <w:name w:val="Texto 2 Viñetas"/>
    <w:basedOn w:val="Normal"/>
    <w:rsid w:val="001248A1"/>
    <w:pPr>
      <w:numPr>
        <w:numId w:val="1"/>
      </w:numPr>
      <w:tabs>
        <w:tab w:val="right" w:pos="-2835"/>
        <w:tab w:val="left" w:pos="709"/>
        <w:tab w:val="left" w:pos="4111"/>
        <w:tab w:val="left" w:pos="4253"/>
        <w:tab w:val="left" w:pos="5670"/>
        <w:tab w:val="left" w:pos="5812"/>
        <w:tab w:val="right" w:pos="9072"/>
      </w:tabs>
      <w:spacing w:before="120" w:after="120" w:line="264" w:lineRule="auto"/>
      <w:ind w:right="720"/>
      <w:jc w:val="both"/>
    </w:pPr>
    <w:rPr>
      <w:rFonts w:ascii="Arial" w:hAnsi="Arial"/>
      <w:snapToGrid w:val="0"/>
      <w:kern w:val="28"/>
      <w:sz w:val="24"/>
      <w:lang w:val="en-GB"/>
    </w:rPr>
  </w:style>
  <w:style w:type="paragraph" w:customStyle="1" w:styleId="Texto2">
    <w:name w:val="Texto 2"/>
    <w:basedOn w:val="Texto1"/>
    <w:rsid w:val="001248A1"/>
    <w:pPr>
      <w:tabs>
        <w:tab w:val="left" w:pos="-2835"/>
      </w:tabs>
      <w:ind w:right="720"/>
    </w:pPr>
  </w:style>
  <w:style w:type="paragraph" w:customStyle="1" w:styleId="TextoTtulo2">
    <w:name w:val="Texto Título 2"/>
    <w:basedOn w:val="Textoindependiente2"/>
    <w:rsid w:val="001248A1"/>
    <w:pPr>
      <w:ind w:left="360"/>
    </w:pPr>
    <w:rPr>
      <w:bCs/>
      <w:sz w:val="24"/>
      <w:lang w:val="en-US"/>
    </w:rPr>
  </w:style>
  <w:style w:type="paragraph" w:styleId="ndice1">
    <w:name w:val="index 1"/>
    <w:basedOn w:val="Normal"/>
    <w:next w:val="Normal"/>
    <w:autoRedefine/>
    <w:rsid w:val="00F1513A"/>
    <w:pPr>
      <w:ind w:left="200" w:hanging="200"/>
    </w:pPr>
  </w:style>
  <w:style w:type="paragraph" w:styleId="TDC3">
    <w:name w:val="toc 3"/>
    <w:basedOn w:val="Normal"/>
    <w:next w:val="Normal"/>
    <w:autoRedefine/>
    <w:uiPriority w:val="39"/>
    <w:rsid w:val="00A86914"/>
    <w:pPr>
      <w:spacing w:after="100"/>
      <w:ind w:left="400"/>
    </w:pPr>
  </w:style>
  <w:style w:type="character" w:customStyle="1" w:styleId="Ttulo7Car">
    <w:name w:val="Título 7 Car"/>
    <w:basedOn w:val="Fuentedeprrafopredeter"/>
    <w:link w:val="Ttulo7"/>
    <w:rsid w:val="00A86914"/>
    <w:rPr>
      <w:rFonts w:ascii="Arial" w:hAnsi="Arial"/>
      <w:sz w:val="22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A86914"/>
    <w:rPr>
      <w:rFonts w:ascii="Arial" w:hAnsi="Arial"/>
      <w:i/>
      <w:iCs/>
      <w:sz w:val="22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A86914"/>
    <w:rPr>
      <w:rFonts w:ascii="Arial" w:hAnsi="Arial" w:cs="Arial"/>
      <w:sz w:val="22"/>
      <w:szCs w:val="22"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A86914"/>
  </w:style>
  <w:style w:type="character" w:customStyle="1" w:styleId="Ttulo1Car">
    <w:name w:val="Título 1 Car"/>
    <w:basedOn w:val="Fuentedeprrafopredeter"/>
    <w:link w:val="Ttulo1"/>
    <w:uiPriority w:val="9"/>
    <w:rsid w:val="00A86914"/>
    <w:rPr>
      <w:rFonts w:ascii="Arial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86914"/>
    <w:rPr>
      <w:rFonts w:ascii="Arial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0"/>
    <w:rsid w:val="00A86914"/>
    <w:rPr>
      <w:rFonts w:ascii="Arial" w:hAnsi="Arial"/>
      <w:b/>
      <w:sz w:val="36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86914"/>
    <w:rPr>
      <w:rFonts w:ascii="Arial" w:hAnsi="Arial"/>
      <w:b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A86914"/>
    <w:rPr>
      <w:rFonts w:ascii="Arial" w:hAnsi="Arial"/>
      <w:b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A86914"/>
    <w:rPr>
      <w:rFonts w:ascii="Arial" w:hAnsi="Arial"/>
      <w:b/>
      <w:sz w:val="18"/>
      <w:lang w:val="es-ES_tradnl" w:eastAsia="es-ES"/>
    </w:rPr>
  </w:style>
  <w:style w:type="paragraph" w:customStyle="1" w:styleId="Titulo1">
    <w:name w:val="Titulo 1"/>
    <w:basedOn w:val="Ttulo1"/>
    <w:rsid w:val="005636CB"/>
    <w:pPr>
      <w:tabs>
        <w:tab w:val="num" w:pos="426"/>
      </w:tabs>
      <w:spacing w:before="120" w:after="120" w:line="276" w:lineRule="auto"/>
      <w:jc w:val="both"/>
    </w:pPr>
    <w:rPr>
      <w:caps/>
      <w:sz w:val="22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A86914"/>
    <w:rPr>
      <w:rFonts w:ascii="Arial" w:hAnsi="Arial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6914"/>
    <w:rPr>
      <w:lang w:val="en-US" w:eastAsia="en-US"/>
    </w:rPr>
  </w:style>
  <w:style w:type="paragraph" w:styleId="NormalWeb">
    <w:name w:val="Normal (Web)"/>
    <w:basedOn w:val="Normal"/>
    <w:rsid w:val="00A86914"/>
    <w:pPr>
      <w:spacing w:before="100" w:beforeAutospacing="1" w:after="100" w:afterAutospacing="1" w:line="276" w:lineRule="auto"/>
      <w:ind w:left="737"/>
    </w:pPr>
    <w:rPr>
      <w:rFonts w:ascii="Arial" w:hAnsi="Arial"/>
      <w:sz w:val="22"/>
      <w:szCs w:val="24"/>
      <w:lang w:val="en-US"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86914"/>
    <w:rPr>
      <w:rFonts w:ascii="Arial" w:hAnsi="Arial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A86914"/>
    <w:rPr>
      <w:rFonts w:ascii="Arial" w:hAnsi="Arial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A86914"/>
    <w:rPr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86914"/>
    <w:rPr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A86914"/>
    <w:rPr>
      <w:rFonts w:ascii="Arial" w:hAnsi="Arial"/>
      <w:lang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A86914"/>
    <w:rPr>
      <w:rFonts w:ascii="Arial" w:hAnsi="Arial"/>
      <w:lang w:eastAsia="es-ES"/>
    </w:rPr>
  </w:style>
  <w:style w:type="paragraph" w:customStyle="1" w:styleId="Prrafo">
    <w:name w:val="Párrafo"/>
    <w:basedOn w:val="Normal"/>
    <w:rsid w:val="00A86914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spacing w:before="120" w:after="120" w:line="240" w:lineRule="atLeast"/>
    </w:pPr>
    <w:rPr>
      <w:color w:val="000000"/>
      <w:sz w:val="24"/>
      <w:szCs w:val="24"/>
      <w:lang w:val="es-ES_tradnl"/>
    </w:rPr>
  </w:style>
  <w:style w:type="paragraph" w:customStyle="1" w:styleId="Ttulo3">
    <w:name w:val="Título3"/>
    <w:basedOn w:val="Normal"/>
    <w:next w:val="Normal"/>
    <w:rsid w:val="00A86914"/>
    <w:pPr>
      <w:numPr>
        <w:ilvl w:val="2"/>
        <w:numId w:val="2"/>
      </w:numPr>
      <w:tabs>
        <w:tab w:val="num" w:pos="851"/>
        <w:tab w:val="num" w:pos="2160"/>
      </w:tabs>
      <w:spacing w:before="60" w:after="120" w:line="276" w:lineRule="auto"/>
      <w:ind w:left="851" w:hanging="851"/>
      <w:jc w:val="both"/>
      <w:outlineLvl w:val="1"/>
    </w:pPr>
    <w:rPr>
      <w:rFonts w:ascii="Arial" w:hAnsi="Arial"/>
      <w:i/>
      <w:lang w:val="es-ES"/>
    </w:rPr>
  </w:style>
  <w:style w:type="paragraph" w:customStyle="1" w:styleId="Normal1">
    <w:name w:val="Normal1"/>
    <w:basedOn w:val="Normal"/>
    <w:rsid w:val="00A86914"/>
    <w:pPr>
      <w:spacing w:before="120" w:after="120" w:line="276" w:lineRule="auto"/>
      <w:ind w:left="567"/>
      <w:jc w:val="both"/>
    </w:pPr>
    <w:rPr>
      <w:rFonts w:ascii="Arial" w:hAnsi="Arial"/>
      <w:lang w:val="es-ES"/>
    </w:rPr>
  </w:style>
  <w:style w:type="paragraph" w:customStyle="1" w:styleId="Normal3">
    <w:name w:val="Normal3"/>
    <w:basedOn w:val="Normal"/>
    <w:rsid w:val="00A86914"/>
    <w:pPr>
      <w:tabs>
        <w:tab w:val="left" w:pos="567"/>
      </w:tabs>
      <w:spacing w:before="120" w:after="120" w:line="276" w:lineRule="auto"/>
      <w:ind w:left="851"/>
      <w:jc w:val="both"/>
    </w:pPr>
    <w:rPr>
      <w:rFonts w:ascii="Arial" w:hAnsi="Arial"/>
      <w:lang w:val="es-ES"/>
    </w:rPr>
  </w:style>
  <w:style w:type="paragraph" w:customStyle="1" w:styleId="CuadroRevisin">
    <w:name w:val="Cuadro_Revisión"/>
    <w:basedOn w:val="Piedepgina"/>
    <w:qFormat/>
    <w:rsid w:val="00A86914"/>
    <w:pPr>
      <w:tabs>
        <w:tab w:val="clear" w:pos="4320"/>
        <w:tab w:val="clear" w:pos="8640"/>
        <w:tab w:val="center" w:pos="4419"/>
        <w:tab w:val="right" w:pos="8838"/>
      </w:tabs>
      <w:autoSpaceDE w:val="0"/>
      <w:autoSpaceDN w:val="0"/>
      <w:spacing w:before="120" w:after="120" w:line="276" w:lineRule="auto"/>
    </w:pPr>
    <w:rPr>
      <w:rFonts w:ascii="Arial" w:hAnsi="Arial"/>
      <w:lang w:val="es-ES"/>
    </w:rPr>
  </w:style>
  <w:style w:type="character" w:styleId="Refdecomentario">
    <w:name w:val="annotation reference"/>
    <w:rsid w:val="00A8691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A86914"/>
    <w:pPr>
      <w:spacing w:before="120" w:after="120" w:line="276" w:lineRule="auto"/>
      <w:ind w:left="737"/>
    </w:pPr>
    <w:rPr>
      <w:rFonts w:ascii="Arial" w:hAnsi="Arial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6914"/>
    <w:rPr>
      <w:rFonts w:ascii="Arial" w:hAnsi="Arial"/>
      <w:lang w:val="es-ES" w:eastAsia="es-ES"/>
    </w:rPr>
  </w:style>
  <w:style w:type="paragraph" w:styleId="Textodeglobo">
    <w:name w:val="Balloon Text"/>
    <w:basedOn w:val="Normal"/>
    <w:link w:val="TextodegloboCar"/>
    <w:uiPriority w:val="99"/>
    <w:rsid w:val="00A86914"/>
    <w:pPr>
      <w:spacing w:before="120" w:after="120" w:line="276" w:lineRule="auto"/>
      <w:ind w:left="737"/>
    </w:pPr>
    <w:rPr>
      <w:rFonts w:ascii="Tahoma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A86914"/>
    <w:rPr>
      <w:rFonts w:ascii="Tahoma" w:hAnsi="Tahoma" w:cs="Tahoma"/>
      <w:sz w:val="16"/>
      <w:szCs w:val="16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869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A86914"/>
    <w:rPr>
      <w:rFonts w:ascii="Arial" w:hAnsi="Arial"/>
      <w:b/>
      <w:bCs/>
      <w:lang w:val="es-ES" w:eastAsia="es-ES"/>
    </w:rPr>
  </w:style>
  <w:style w:type="paragraph" w:customStyle="1" w:styleId="Vietas">
    <w:name w:val="Viñetas"/>
    <w:basedOn w:val="Normal"/>
    <w:autoRedefine/>
    <w:qFormat/>
    <w:rsid w:val="00A86914"/>
    <w:pPr>
      <w:numPr>
        <w:numId w:val="3"/>
      </w:numPr>
      <w:spacing w:before="120" w:after="120" w:line="276" w:lineRule="auto"/>
      <w:ind w:left="1077" w:hanging="340"/>
    </w:pPr>
    <w:rPr>
      <w:rFonts w:ascii="Arial" w:hAnsi="Arial"/>
      <w:sz w:val="22"/>
      <w:szCs w:val="24"/>
      <w:lang w:val="es-EC"/>
    </w:rPr>
  </w:style>
  <w:style w:type="paragraph" w:customStyle="1" w:styleId="Estilo1">
    <w:name w:val="Estilo1"/>
    <w:basedOn w:val="Normal"/>
    <w:autoRedefine/>
    <w:rsid w:val="00A86914"/>
    <w:pPr>
      <w:numPr>
        <w:numId w:val="4"/>
      </w:numPr>
      <w:spacing w:line="276" w:lineRule="auto"/>
      <w:ind w:left="1094" w:hanging="357"/>
    </w:pPr>
    <w:rPr>
      <w:rFonts w:ascii="Arial" w:hAnsi="Arial"/>
      <w:sz w:val="22"/>
      <w:szCs w:val="24"/>
      <w:lang w:val="es-ES"/>
    </w:rPr>
  </w:style>
  <w:style w:type="paragraph" w:customStyle="1" w:styleId="Listanumerada">
    <w:name w:val="Lista numerada"/>
    <w:basedOn w:val="Estilo1"/>
    <w:qFormat/>
    <w:rsid w:val="00A86914"/>
  </w:style>
  <w:style w:type="paragraph" w:customStyle="1" w:styleId="Listaalfabetica">
    <w:name w:val="Lista alfabetica"/>
    <w:basedOn w:val="Estilo1"/>
    <w:autoRedefine/>
    <w:qFormat/>
    <w:rsid w:val="00A86914"/>
    <w:pPr>
      <w:numPr>
        <w:numId w:val="5"/>
      </w:numPr>
      <w:ind w:left="1077" w:hanging="340"/>
    </w:pPr>
  </w:style>
  <w:style w:type="paragraph" w:styleId="Subttulo">
    <w:name w:val="Subtitle"/>
    <w:basedOn w:val="Normal"/>
    <w:next w:val="Normal"/>
    <w:link w:val="SubttuloCar"/>
    <w:qFormat/>
    <w:rsid w:val="00A86914"/>
    <w:pPr>
      <w:spacing w:before="120" w:after="60" w:line="276" w:lineRule="auto"/>
      <w:ind w:left="737"/>
      <w:jc w:val="center"/>
      <w:outlineLvl w:val="1"/>
    </w:pPr>
    <w:rPr>
      <w:rFonts w:ascii="Cambria" w:hAnsi="Cambria"/>
      <w:sz w:val="24"/>
      <w:szCs w:val="24"/>
      <w:lang w:val="es-ES"/>
    </w:rPr>
  </w:style>
  <w:style w:type="character" w:customStyle="1" w:styleId="SubttuloCar">
    <w:name w:val="Subtítulo Car"/>
    <w:basedOn w:val="Fuentedeprrafopredeter"/>
    <w:link w:val="Subttulo"/>
    <w:rsid w:val="00A86914"/>
    <w:rPr>
      <w:rFonts w:ascii="Cambria" w:hAnsi="Cambria"/>
      <w:sz w:val="24"/>
      <w:szCs w:val="24"/>
      <w:lang w:val="es-ES" w:eastAsia="es-ES"/>
    </w:rPr>
  </w:style>
  <w:style w:type="character" w:styleId="Fuerte">
    <w:name w:val="Strong"/>
    <w:qFormat/>
    <w:rsid w:val="00A86914"/>
    <w:rPr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86914"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  <w:lang w:eastAsia="es-AR"/>
    </w:rPr>
  </w:style>
  <w:style w:type="paragraph" w:customStyle="1" w:styleId="Notas">
    <w:name w:val="Notas"/>
    <w:basedOn w:val="Normal"/>
    <w:autoRedefine/>
    <w:qFormat/>
    <w:rsid w:val="00A86914"/>
    <w:pPr>
      <w:spacing w:before="120" w:after="120" w:line="276" w:lineRule="auto"/>
      <w:ind w:left="737"/>
    </w:pPr>
    <w:rPr>
      <w:rFonts w:ascii="Arial" w:hAnsi="Arial"/>
      <w:szCs w:val="24"/>
      <w:lang w:val="es-ES_tradnl"/>
    </w:rPr>
  </w:style>
  <w:style w:type="paragraph" w:customStyle="1" w:styleId="Titulotabla">
    <w:name w:val="Titulo tabla"/>
    <w:basedOn w:val="Normal"/>
    <w:autoRedefine/>
    <w:qFormat/>
    <w:rsid w:val="00A86914"/>
    <w:pPr>
      <w:spacing w:before="120" w:after="120" w:line="276" w:lineRule="auto"/>
      <w:ind w:left="567"/>
      <w:jc w:val="both"/>
    </w:pPr>
    <w:rPr>
      <w:rFonts w:ascii="Arial" w:hAnsi="Arial"/>
      <w:sz w:val="22"/>
      <w:szCs w:val="24"/>
      <w:lang w:val="es-ES_tradnl"/>
    </w:rPr>
  </w:style>
  <w:style w:type="paragraph" w:customStyle="1" w:styleId="Caratula">
    <w:name w:val="Caratula"/>
    <w:basedOn w:val="CuadroRevisin"/>
    <w:autoRedefine/>
    <w:qFormat/>
    <w:rsid w:val="00A86914"/>
    <w:pPr>
      <w:framePr w:hSpace="141" w:wrap="notBeside" w:vAnchor="text" w:hAnchor="margin" w:xAlign="center" w:y="148"/>
      <w:spacing w:before="0" w:after="0" w:line="240" w:lineRule="auto"/>
      <w:jc w:val="center"/>
    </w:pPr>
    <w:rPr>
      <w:rFonts w:ascii="Times New Roman" w:hAnsi="Times New Roman"/>
      <w:noProof/>
      <w:sz w:val="16"/>
      <w:szCs w:val="16"/>
      <w:lang w:val="fr-FR"/>
    </w:rPr>
  </w:style>
  <w:style w:type="paragraph" w:customStyle="1" w:styleId="Prrafodelista1">
    <w:name w:val="Párrafo de lista1"/>
    <w:basedOn w:val="Normal"/>
    <w:next w:val="Prrafodelista"/>
    <w:link w:val="PrrafodelistaCar"/>
    <w:uiPriority w:val="99"/>
    <w:qFormat/>
    <w:rsid w:val="00A8691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extonormal">
    <w:name w:val="!Texto normal"/>
    <w:link w:val="TextonormalCar"/>
    <w:uiPriority w:val="99"/>
    <w:rsid w:val="00A86914"/>
    <w:pPr>
      <w:suppressAutoHyphens/>
      <w:spacing w:after="90" w:line="288" w:lineRule="auto"/>
      <w:ind w:firstLine="567"/>
      <w:jc w:val="both"/>
    </w:pPr>
    <w:rPr>
      <w:rFonts w:ascii="Arial" w:hAnsi="Arial" w:cs="Arial"/>
      <w:lang w:val="es-ES" w:eastAsia="es-ES"/>
    </w:rPr>
  </w:style>
  <w:style w:type="character" w:customStyle="1" w:styleId="TextonormalCar">
    <w:name w:val="!Texto normal Car"/>
    <w:link w:val="Textonormal"/>
    <w:uiPriority w:val="99"/>
    <w:locked/>
    <w:rsid w:val="00A86914"/>
    <w:rPr>
      <w:rFonts w:ascii="Arial" w:hAnsi="Arial" w:cs="Arial"/>
      <w:lang w:val="es-ES" w:eastAsia="es-ES"/>
    </w:rPr>
  </w:style>
  <w:style w:type="paragraph" w:customStyle="1" w:styleId="Titulo3">
    <w:name w:val="Titulo 3"/>
    <w:basedOn w:val="Ttulo2"/>
    <w:next w:val="Normal"/>
    <w:link w:val="Titulo3Car"/>
    <w:qFormat/>
    <w:rsid w:val="00A86914"/>
    <w:pPr>
      <w:tabs>
        <w:tab w:val="num" w:pos="851"/>
      </w:tabs>
      <w:spacing w:after="120" w:line="360" w:lineRule="auto"/>
      <w:ind w:left="709" w:hanging="567"/>
    </w:pPr>
    <w:rPr>
      <w:rFonts w:ascii="Calibri" w:hAnsi="Calibri"/>
      <w:bCs w:val="0"/>
      <w:iCs w:val="0"/>
      <w:caps/>
      <w:sz w:val="22"/>
      <w:szCs w:val="24"/>
      <w:lang w:val="es-ES" w:eastAsia="x-none"/>
    </w:rPr>
  </w:style>
  <w:style w:type="character" w:customStyle="1" w:styleId="PrrafodelistaCar">
    <w:name w:val="Párrafo de lista Car"/>
    <w:link w:val="Prrafodelista1"/>
    <w:uiPriority w:val="99"/>
    <w:locked/>
    <w:rsid w:val="00A86914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Titulo3Car">
    <w:name w:val="Titulo 3 Car"/>
    <w:basedOn w:val="Ttulo2Car"/>
    <w:link w:val="Titulo3"/>
    <w:rsid w:val="00A86914"/>
    <w:rPr>
      <w:rFonts w:ascii="Calibri" w:hAnsi="Calibri" w:cs="Arial"/>
      <w:b/>
      <w:bCs w:val="0"/>
      <w:i/>
      <w:iCs w:val="0"/>
      <w:caps/>
      <w:sz w:val="22"/>
      <w:szCs w:val="24"/>
      <w:lang w:val="es-ES" w:eastAsia="x-none"/>
    </w:rPr>
  </w:style>
  <w:style w:type="table" w:customStyle="1" w:styleId="Tabladecuadrcula6concolores1">
    <w:name w:val="Tabla de cuadrícula 6 con colores1"/>
    <w:basedOn w:val="Tablanormal"/>
    <w:uiPriority w:val="51"/>
    <w:rsid w:val="00A86914"/>
    <w:rPr>
      <w:rFonts w:ascii="Calibri" w:eastAsia="Calibri" w:hAnsi="Calibri"/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Default">
    <w:name w:val="Default"/>
    <w:basedOn w:val="Normal1"/>
    <w:rsid w:val="00A86914"/>
    <w:pPr>
      <w:spacing w:after="0" w:line="240" w:lineRule="auto"/>
      <w:ind w:left="391"/>
    </w:pPr>
    <w:rPr>
      <w:sz w:val="22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A86914"/>
    <w:rPr>
      <w:color w:val="605E5C"/>
      <w:shd w:val="clear" w:color="auto" w:fill="E1DFDD"/>
    </w:rPr>
  </w:style>
  <w:style w:type="paragraph" w:customStyle="1" w:styleId="TDC41">
    <w:name w:val="TDC 41"/>
    <w:basedOn w:val="Normal"/>
    <w:next w:val="Normal"/>
    <w:autoRedefine/>
    <w:uiPriority w:val="39"/>
    <w:unhideWhenUsed/>
    <w:rsid w:val="00A86914"/>
    <w:pPr>
      <w:spacing w:after="100" w:line="278" w:lineRule="auto"/>
      <w:ind w:left="720"/>
    </w:pPr>
    <w:rPr>
      <w:rFonts w:ascii="Calibri" w:hAnsi="Calibri"/>
      <w:kern w:val="2"/>
      <w:sz w:val="24"/>
      <w:szCs w:val="24"/>
      <w:lang w:eastAsia="es-AR"/>
    </w:rPr>
  </w:style>
  <w:style w:type="paragraph" w:customStyle="1" w:styleId="TDC51">
    <w:name w:val="TDC 51"/>
    <w:basedOn w:val="Normal"/>
    <w:next w:val="Normal"/>
    <w:autoRedefine/>
    <w:uiPriority w:val="39"/>
    <w:unhideWhenUsed/>
    <w:rsid w:val="00A86914"/>
    <w:pPr>
      <w:spacing w:after="100" w:line="278" w:lineRule="auto"/>
      <w:ind w:left="960"/>
    </w:pPr>
    <w:rPr>
      <w:rFonts w:ascii="Calibri" w:hAnsi="Calibri"/>
      <w:kern w:val="2"/>
      <w:sz w:val="24"/>
      <w:szCs w:val="24"/>
      <w:lang w:eastAsia="es-AR"/>
    </w:rPr>
  </w:style>
  <w:style w:type="paragraph" w:customStyle="1" w:styleId="TDC61">
    <w:name w:val="TDC 61"/>
    <w:basedOn w:val="Normal"/>
    <w:next w:val="Normal"/>
    <w:autoRedefine/>
    <w:uiPriority w:val="39"/>
    <w:unhideWhenUsed/>
    <w:rsid w:val="00A86914"/>
    <w:pPr>
      <w:spacing w:after="100" w:line="278" w:lineRule="auto"/>
      <w:ind w:left="1200"/>
    </w:pPr>
    <w:rPr>
      <w:rFonts w:ascii="Calibri" w:hAnsi="Calibri"/>
      <w:kern w:val="2"/>
      <w:sz w:val="24"/>
      <w:szCs w:val="24"/>
      <w:lang w:eastAsia="es-AR"/>
    </w:rPr>
  </w:style>
  <w:style w:type="paragraph" w:customStyle="1" w:styleId="TDC71">
    <w:name w:val="TDC 71"/>
    <w:basedOn w:val="Normal"/>
    <w:next w:val="Normal"/>
    <w:autoRedefine/>
    <w:uiPriority w:val="39"/>
    <w:unhideWhenUsed/>
    <w:rsid w:val="00A86914"/>
    <w:pPr>
      <w:spacing w:after="100" w:line="278" w:lineRule="auto"/>
      <w:ind w:left="1440"/>
    </w:pPr>
    <w:rPr>
      <w:rFonts w:ascii="Calibri" w:hAnsi="Calibri"/>
      <w:kern w:val="2"/>
      <w:sz w:val="24"/>
      <w:szCs w:val="24"/>
      <w:lang w:eastAsia="es-AR"/>
    </w:rPr>
  </w:style>
  <w:style w:type="paragraph" w:customStyle="1" w:styleId="TDC81">
    <w:name w:val="TDC 81"/>
    <w:basedOn w:val="Normal"/>
    <w:next w:val="Normal"/>
    <w:autoRedefine/>
    <w:uiPriority w:val="39"/>
    <w:unhideWhenUsed/>
    <w:rsid w:val="00A86914"/>
    <w:pPr>
      <w:spacing w:after="100" w:line="278" w:lineRule="auto"/>
      <w:ind w:left="1680"/>
    </w:pPr>
    <w:rPr>
      <w:rFonts w:ascii="Calibri" w:hAnsi="Calibri"/>
      <w:kern w:val="2"/>
      <w:sz w:val="24"/>
      <w:szCs w:val="24"/>
      <w:lang w:eastAsia="es-AR"/>
    </w:rPr>
  </w:style>
  <w:style w:type="paragraph" w:customStyle="1" w:styleId="TDC91">
    <w:name w:val="TDC 91"/>
    <w:basedOn w:val="Normal"/>
    <w:next w:val="Normal"/>
    <w:autoRedefine/>
    <w:uiPriority w:val="39"/>
    <w:unhideWhenUsed/>
    <w:rsid w:val="00A86914"/>
    <w:pPr>
      <w:spacing w:after="100" w:line="278" w:lineRule="auto"/>
      <w:ind w:left="1920"/>
    </w:pPr>
    <w:rPr>
      <w:rFonts w:ascii="Calibri" w:hAnsi="Calibri"/>
      <w:kern w:val="2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A86914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F5C07"/>
    <w:pPr>
      <w:spacing w:after="160" w:line="252" w:lineRule="auto"/>
      <w:jc w:val="both"/>
    </w:pPr>
    <w:rPr>
      <w:rFonts w:asciiTheme="minorHAnsi" w:eastAsiaTheme="minorEastAsia" w:hAnsiTheme="minorHAnsi" w:cstheme="minorBidi"/>
      <w:b/>
      <w:bCs/>
      <w:sz w:val="18"/>
      <w:szCs w:val="18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FF5C07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FF5C0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inespaciado">
    <w:name w:val="No Spacing"/>
    <w:uiPriority w:val="1"/>
    <w:qFormat/>
    <w:rsid w:val="00FF5C07"/>
    <w:pPr>
      <w:jc w:val="both"/>
    </w:pPr>
    <w:rPr>
      <w:rFonts w:asciiTheme="minorHAnsi" w:eastAsiaTheme="minorEastAsia" w:hAnsiTheme="minorHAnsi" w:cstheme="minorBidi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FF5C07"/>
    <w:pPr>
      <w:spacing w:before="200" w:after="16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  <w:lang w:eastAsia="es-AR"/>
    </w:rPr>
  </w:style>
  <w:style w:type="character" w:customStyle="1" w:styleId="CitaCar">
    <w:name w:val="Cita Car"/>
    <w:basedOn w:val="Fuentedeprrafopredeter"/>
    <w:link w:val="Cita"/>
    <w:uiPriority w:val="29"/>
    <w:rsid w:val="00FF5C0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C07"/>
    <w:pPr>
      <w:spacing w:before="100" w:beforeAutospacing="1" w:after="240" w:line="252" w:lineRule="auto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  <w:lang w:eastAsia="es-A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C07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FF5C07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FF5C07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FF5C07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F5C07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FF5C07"/>
    <w:rPr>
      <w:b/>
      <w:bCs/>
      <w:smallCaps/>
      <w:color w:val="auto"/>
    </w:rPr>
  </w:style>
  <w:style w:type="paragraph" w:styleId="TDC4">
    <w:name w:val="toc 4"/>
    <w:basedOn w:val="Normal"/>
    <w:next w:val="Normal"/>
    <w:autoRedefine/>
    <w:uiPriority w:val="39"/>
    <w:unhideWhenUsed/>
    <w:rsid w:val="00771780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es-AR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71780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es-A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71780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es-A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71780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es-A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71780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es-A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71780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es-AR"/>
      <w14:ligatures w14:val="standardContextual"/>
    </w:rPr>
  </w:style>
  <w:style w:type="paragraph" w:styleId="Textonotaalfinal">
    <w:name w:val="endnote text"/>
    <w:basedOn w:val="Normal"/>
    <w:link w:val="TextonotaalfinalCar"/>
    <w:rsid w:val="00805A46"/>
  </w:style>
  <w:style w:type="character" w:customStyle="1" w:styleId="TextonotaalfinalCar">
    <w:name w:val="Texto nota al final Car"/>
    <w:basedOn w:val="Fuentedeprrafopredeter"/>
    <w:link w:val="Textonotaalfinal"/>
    <w:rsid w:val="00805A46"/>
    <w:rPr>
      <w:lang w:eastAsia="es-ES"/>
    </w:rPr>
  </w:style>
  <w:style w:type="character" w:styleId="Refdenotaalfinal">
    <w:name w:val="endnote reference"/>
    <w:basedOn w:val="Fuentedeprrafopredeter"/>
    <w:rsid w:val="00805A46"/>
    <w:rPr>
      <w:vertAlign w:val="superscript"/>
    </w:rPr>
  </w:style>
  <w:style w:type="paragraph" w:styleId="Revisin">
    <w:name w:val="Revision"/>
    <w:hidden/>
    <w:uiPriority w:val="99"/>
    <w:semiHidden/>
    <w:rsid w:val="005F35FD"/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UseLongFileNames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647840A42EBD4D8878F1CFC0E674C8" ma:contentTypeVersion="10" ma:contentTypeDescription="Crear nuevo documento." ma:contentTypeScope="" ma:versionID="83630449d954c29399e17e38a0ea195f">
  <xsd:schema xmlns:xsd="http://www.w3.org/2001/XMLSchema" xmlns:xs="http://www.w3.org/2001/XMLSchema" xmlns:p="http://schemas.microsoft.com/office/2006/metadata/properties" xmlns:ns2="67de8d2c-dbc9-4824-8497-bf18e85cb246" xmlns:ns3="505288ce-52d4-43b6-ac28-4cf0370d4f19" targetNamespace="http://schemas.microsoft.com/office/2006/metadata/properties" ma:root="true" ma:fieldsID="824d75df485c9a2a02401a392ca93dad" ns2:_="" ns3:_="">
    <xsd:import namespace="67de8d2c-dbc9-4824-8497-bf18e85cb246"/>
    <xsd:import namespace="505288ce-52d4-43b6-ac28-4cf0370d4f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e8d2c-dbc9-4824-8497-bf18e85cb2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b2a62ba-b3cd-48bc-9bdf-aec0dd6f1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288ce-52d4-43b6-ac28-4cf0370d4f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7d3158-1f7c-4fc9-83ed-edbbe4538809}" ma:internalName="TaxCatchAll" ma:showField="CatchAllData" ma:web="505288ce-52d4-43b6-ac28-4cf0370d4f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67de8d2c-dbc9-4824-8497-bf18e85cb246">
      <Terms xmlns="http://schemas.microsoft.com/office/infopath/2007/PartnerControls"/>
    </lcf76f155ced4ddcb4097134ff3c332f>
    <TaxCatchAll xmlns="505288ce-52d4-43b6-ac28-4cf0370d4f1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8C1891-FEE4-4D2E-AA0B-F223F44430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E98995-2D88-4B30-88EE-34F37748A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e8d2c-dbc9-4824-8497-bf18e85cb246"/>
    <ds:schemaRef ds:uri="505288ce-52d4-43b6-ac28-4cf0370d4f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2F546A-C2EA-43B5-9544-CA63B0B4F9FF}">
  <ds:schemaRefs>
    <ds:schemaRef ds:uri="http://schemas.microsoft.com/office/2006/metadata/properties"/>
    <ds:schemaRef ds:uri="67de8d2c-dbc9-4824-8497-bf18e85cb246"/>
    <ds:schemaRef ds:uri="http://schemas.microsoft.com/office/infopath/2007/PartnerControls"/>
    <ds:schemaRef ds:uri="505288ce-52d4-43b6-ac28-4cf0370d4f19"/>
  </ds:schemaRefs>
</ds:datastoreItem>
</file>

<file path=customXml/itemProps4.xml><?xml version="1.0" encoding="utf-8"?>
<ds:datastoreItem xmlns:ds="http://schemas.openxmlformats.org/officeDocument/2006/customXml" ds:itemID="{33D06E28-CD74-4B35-AB53-555A1D1A30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9072</TotalTime>
  <Pages>13</Pages>
  <Words>4075</Words>
  <Characters>22416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ACAL-00102-ET-K-0002</vt:lpstr>
      <vt:lpstr/>
    </vt:vector>
  </TitlesOfParts>
  <Company>Pluspetrol E &amp; P</Company>
  <LinksUpToDate>false</LinksUpToDate>
  <CharactersWithSpaces>26439</CharactersWithSpaces>
  <SharedDoc>false</SharedDoc>
  <HLinks>
    <vt:vector size="126" baseType="variant">
      <vt:variant>
        <vt:i4>1179699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_Toc210652401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_Toc210652400</vt:lpwstr>
      </vt:variant>
      <vt:variant>
        <vt:i4>1769524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_Toc210652399</vt:lpwstr>
      </vt:variant>
      <vt:variant>
        <vt:i4>1769524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_Toc210652398</vt:lpwstr>
      </vt:variant>
      <vt:variant>
        <vt:i4>1769524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_Toc210652397</vt:lpwstr>
      </vt:variant>
      <vt:variant>
        <vt:i4>1769524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_Toc210652396</vt:lpwstr>
      </vt:variant>
      <vt:variant>
        <vt:i4>1769524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_Toc210652395</vt:lpwstr>
      </vt:variant>
      <vt:variant>
        <vt:i4>1769524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_Toc210652394</vt:lpwstr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_Toc210652393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_Toc210652392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_Toc210652391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_Toc210652390</vt:lpwstr>
      </vt:variant>
      <vt:variant>
        <vt:i4>1703988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_Toc210652389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_Toc210652388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_Toc210652387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_Toc210652386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_Toc210652385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_Toc210652383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_Toc210652382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_Toc210652379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_Toc210652378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ACAL-00102-ET-K-0002</dc:title>
  <dc:subject/>
  <dc:creator>AESA</dc:creator>
  <cp:keywords/>
  <dc:description/>
  <cp:lastModifiedBy>PIERRETTI, IVAN</cp:lastModifiedBy>
  <cp:revision>55</cp:revision>
  <cp:lastPrinted>2026-04-15T17:46:00Z</cp:lastPrinted>
  <dcterms:created xsi:type="dcterms:W3CDTF">2026-07-21T17:31:00Z</dcterms:created>
  <dcterms:modified xsi:type="dcterms:W3CDTF">2026-08-04T19:36:00Z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eciality">
    <vt:lpwstr>Electricidad</vt:lpwstr>
  </property>
  <property fmtid="{D5CDD505-2E9C-101B-9397-08002B2CF9AE}" pid="3" name="Document Status">
    <vt:lpwstr>Para aprobación</vt:lpwstr>
  </property>
  <property fmtid="{D5CDD505-2E9C-101B-9397-08002B2CF9AE}" pid="4" name="Contract">
    <vt:lpwstr>Diseño básico</vt:lpwstr>
  </property>
  <property fmtid="{D5CDD505-2E9C-101B-9397-08002B2CF9AE}" pid="5" name="Area">
    <vt:lpwstr>Revamping Turbo Expander</vt:lpwstr>
  </property>
  <property fmtid="{D5CDD505-2E9C-101B-9397-08002B2CF9AE}" pid="6" name="Description0">
    <vt:lpwstr>Low voltage electric motors</vt:lpwstr>
  </property>
  <property fmtid="{D5CDD505-2E9C-101B-9397-08002B2CF9AE}" pid="7" name="Document Type">
    <vt:lpwstr>Especificación técnica</vt:lpwstr>
  </property>
  <property fmtid="{D5CDD505-2E9C-101B-9397-08002B2CF9AE}" pid="8" name="Revision">
    <vt:lpwstr>A</vt:lpwstr>
  </property>
  <property fmtid="{D5CDD505-2E9C-101B-9397-08002B2CF9AE}" pid="9" name="Transmital response date">
    <vt:lpwstr/>
  </property>
  <property fmtid="{D5CDD505-2E9C-101B-9397-08002B2CF9AE}" pid="10" name="Observations">
    <vt:lpwstr/>
  </property>
  <property fmtid="{D5CDD505-2E9C-101B-9397-08002B2CF9AE}" pid="11" name="Response">
    <vt:lpwstr/>
  </property>
  <property fmtid="{D5CDD505-2E9C-101B-9397-08002B2CF9AE}" pid="12" name="Equipment">
    <vt:lpwstr/>
  </property>
  <property fmtid="{D5CDD505-2E9C-101B-9397-08002B2CF9AE}" pid="13" name="Transmital">
    <vt:lpwstr/>
  </property>
  <property fmtid="{D5CDD505-2E9C-101B-9397-08002B2CF9AE}" pid="14" name="Transmital Date">
    <vt:lpwstr/>
  </property>
  <property fmtid="{D5CDD505-2E9C-101B-9397-08002B2CF9AE}" pid="15" name="Transmital response">
    <vt:lpwstr/>
  </property>
  <property fmtid="{D5CDD505-2E9C-101B-9397-08002B2CF9AE}" pid="16" name="MSIP_Label_43495f6a-7d23-4542-8b0f-d3d17c8eb1ae_Enabled">
    <vt:lpwstr>true</vt:lpwstr>
  </property>
  <property fmtid="{D5CDD505-2E9C-101B-9397-08002B2CF9AE}" pid="17" name="MSIP_Label_43495f6a-7d23-4542-8b0f-d3d17c8eb1ae_SetDate">
    <vt:lpwstr>2025-09-17T15:13:27Z</vt:lpwstr>
  </property>
  <property fmtid="{D5CDD505-2E9C-101B-9397-08002B2CF9AE}" pid="18" name="MSIP_Label_43495f6a-7d23-4542-8b0f-d3d17c8eb1ae_Method">
    <vt:lpwstr>Privileged</vt:lpwstr>
  </property>
  <property fmtid="{D5CDD505-2E9C-101B-9397-08002B2CF9AE}" pid="19" name="MSIP_Label_43495f6a-7d23-4542-8b0f-d3d17c8eb1ae_Name">
    <vt:lpwstr>AESA - Privada</vt:lpwstr>
  </property>
  <property fmtid="{D5CDD505-2E9C-101B-9397-08002B2CF9AE}" pid="20" name="MSIP_Label_43495f6a-7d23-4542-8b0f-d3d17c8eb1ae_SiteId">
    <vt:lpwstr>038018c3-616c-4b46-ad9b-aa9007f701b5</vt:lpwstr>
  </property>
  <property fmtid="{D5CDD505-2E9C-101B-9397-08002B2CF9AE}" pid="21" name="MSIP_Label_43495f6a-7d23-4542-8b0f-d3d17c8eb1ae_ActionId">
    <vt:lpwstr>75e217ce-9e22-4fcb-bcee-d46cc8fe1b18</vt:lpwstr>
  </property>
  <property fmtid="{D5CDD505-2E9C-101B-9397-08002B2CF9AE}" pid="22" name="MSIP_Label_43495f6a-7d23-4542-8b0f-d3d17c8eb1ae_ContentBits">
    <vt:lpwstr>3</vt:lpwstr>
  </property>
  <property fmtid="{D5CDD505-2E9C-101B-9397-08002B2CF9AE}" pid="23" name="MSIP_Label_43495f6a-7d23-4542-8b0f-d3d17c8eb1ae_Tag">
    <vt:lpwstr>10, 0, 1, 1</vt:lpwstr>
  </property>
  <property fmtid="{D5CDD505-2E9C-101B-9397-08002B2CF9AE}" pid="24" name="ContentTypeId">
    <vt:lpwstr>0x010100D0647840A42EBD4D8878F1CFC0E674C8</vt:lpwstr>
  </property>
</Properties>
</file>